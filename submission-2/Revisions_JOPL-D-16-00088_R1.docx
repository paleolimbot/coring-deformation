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CFF17" w14:textId="55A94D3D" w:rsidR="008B250D" w:rsidRDefault="009875A8" w:rsidP="007746CE">
      <w:pPr>
        <w:pStyle w:val="Title"/>
        <w:spacing w:line="480" w:lineRule="auto"/>
        <w:pPrChange w:id="0" w:author="Author" w:date="2017-02-01T12:02:00Z">
          <w:pPr>
            <w:pStyle w:val="Title"/>
          </w:pPr>
        </w:pPrChange>
      </w:pPr>
      <w:bookmarkStart w:id="1" w:name="_GoBack"/>
      <w:bookmarkEnd w:id="1"/>
      <w:r>
        <w:t xml:space="preserve">Modeling the effect of convex upward </w:t>
      </w:r>
      <w:ins w:id="2" w:author="Author" w:date="2017-02-01T11:45:00Z">
        <w:r w:rsidR="002A2354">
          <w:t xml:space="preserve">sediment </w:t>
        </w:r>
      </w:ins>
      <w:r>
        <w:t xml:space="preserve">deformation and horizontal </w:t>
      </w:r>
      <w:ins w:id="3" w:author="Author" w:date="2017-02-01T12:36:00Z">
        <w:r w:rsidR="00047591">
          <w:t xml:space="preserve">core </w:t>
        </w:r>
      </w:ins>
      <w:r>
        <w:t>sectioning on paleolimnological data</w:t>
      </w:r>
    </w:p>
    <w:p w14:paraId="7685FEA1" w14:textId="77777777" w:rsidR="006249BC" w:rsidRDefault="009875A8" w:rsidP="007746CE">
      <w:pPr>
        <w:pStyle w:val="Author"/>
        <w:spacing w:line="480" w:lineRule="auto"/>
        <w:pPrChange w:id="4" w:author="Author" w:date="2017-02-01T12:02:00Z">
          <w:pPr>
            <w:pStyle w:val="Author"/>
          </w:pPr>
        </w:pPrChange>
      </w:pPr>
      <w:r>
        <w:t xml:space="preserve">Dewey Dunnington (1), Ian Spooner (1) </w:t>
      </w:r>
    </w:p>
    <w:p w14:paraId="7562C768" w14:textId="0D866CFD" w:rsidR="008B250D" w:rsidRDefault="009875A8" w:rsidP="007746CE">
      <w:pPr>
        <w:pStyle w:val="Author"/>
        <w:spacing w:line="480" w:lineRule="auto"/>
        <w:pPrChange w:id="5" w:author="Author" w:date="2017-02-01T12:02:00Z">
          <w:pPr>
            <w:pStyle w:val="Author"/>
          </w:pPr>
        </w:pPrChange>
      </w:pPr>
      <w:r>
        <w:t>(1) Department of Earth &amp; Environmental Science, Acadia University, 12 University Ave. Wolfville, Nova Scotia, Canada B4P 2R5</w:t>
      </w:r>
    </w:p>
    <w:p w14:paraId="5893E325" w14:textId="77777777" w:rsidR="00310378" w:rsidRDefault="009875A8" w:rsidP="007746CE">
      <w:pPr>
        <w:pStyle w:val="BodyText"/>
        <w:ind w:firstLine="0"/>
        <w:rPr>
          <w:ins w:id="6" w:author="Author" w:date="2017-02-01T12:02:00Z"/>
        </w:rPr>
        <w:pPrChange w:id="7" w:author="Author" w:date="2017-02-01T12:02:00Z">
          <w:pPr>
            <w:pStyle w:val="FirstParagraph"/>
          </w:pPr>
        </w:pPrChange>
      </w:pPr>
      <w:moveFromRangeStart w:id="8" w:author="Author" w:date="2017-02-01T12:02:00Z" w:name="move347569886"/>
      <w:moveFrom w:id="9" w:author="Author" w:date="2017-02-01T12:02:00Z">
        <w:r w:rsidDel="00310378">
          <w:t>Keywords: Coring, Deformation, 3D Model, Extrusion, Stratigraphy</w:t>
        </w:r>
      </w:moveFrom>
      <w:moveFromRangeEnd w:id="8"/>
    </w:p>
    <w:p w14:paraId="044F5483" w14:textId="7601AF8F" w:rsidR="001D46D7" w:rsidRPr="001D46D7" w:rsidRDefault="001D46D7" w:rsidP="007746CE">
      <w:pPr>
        <w:pStyle w:val="BodyText"/>
        <w:ind w:firstLine="0"/>
        <w:pPrChange w:id="10" w:author="Author" w:date="2017-02-01T12:02:00Z">
          <w:pPr>
            <w:pStyle w:val="FirstParagraph"/>
          </w:pPr>
        </w:pPrChange>
      </w:pPr>
      <w:ins w:id="11" w:author="Author" w:date="2017-02-01T12:02:00Z">
        <w:r>
          <w:t>Corresponding author e-mail:</w:t>
        </w:r>
      </w:ins>
      <w:ins w:id="12" w:author="Author" w:date="2017-02-01T12:10:00Z">
        <w:r w:rsidR="00140594">
          <w:t>XXXXXXXXXX</w:t>
        </w:r>
      </w:ins>
    </w:p>
    <w:p w14:paraId="2CEF48C6" w14:textId="77777777" w:rsidR="00310378" w:rsidRDefault="00310378">
      <w:pPr>
        <w:rPr>
          <w:ins w:id="13" w:author="Author" w:date="2017-02-01T12:02:00Z"/>
          <w:rFonts w:eastAsiaTheme="majorEastAsia" w:cstheme="majorBidi"/>
          <w:b/>
          <w:bCs/>
          <w:szCs w:val="32"/>
        </w:rPr>
      </w:pPr>
      <w:bookmarkStart w:id="14" w:name="abstract"/>
      <w:bookmarkEnd w:id="14"/>
      <w:ins w:id="15" w:author="Author" w:date="2017-02-01T12:02:00Z">
        <w:r>
          <w:br w:type="page"/>
        </w:r>
      </w:ins>
    </w:p>
    <w:p w14:paraId="3F5AA144" w14:textId="45CB8D0F" w:rsidR="008B250D" w:rsidRDefault="009875A8">
      <w:pPr>
        <w:pStyle w:val="Heading1"/>
      </w:pPr>
      <w:r>
        <w:lastRenderedPageBreak/>
        <w:t>Abstract</w:t>
      </w:r>
    </w:p>
    <w:p w14:paraId="2C639B73" w14:textId="77777777" w:rsidR="001D46D7" w:rsidRDefault="001D46D7">
      <w:pPr>
        <w:pStyle w:val="FirstParagraph"/>
        <w:rPr>
          <w:ins w:id="16" w:author="Author" w:date="2017-02-01T12:01:00Z"/>
        </w:rPr>
      </w:pPr>
    </w:p>
    <w:p w14:paraId="12E97BC8" w14:textId="490C9F8F" w:rsidR="003B3517" w:rsidRDefault="009875A8">
      <w:pPr>
        <w:pStyle w:val="FirstParagraph"/>
      </w:pPr>
      <w:r>
        <w:t xml:space="preserve">We analyzed photos of convex upward deformation in split </w:t>
      </w:r>
      <w:ins w:id="17" w:author="Author" w:date="2017-02-01T14:35:00Z">
        <w:r w:rsidR="00744B94">
          <w:t xml:space="preserve">sediment </w:t>
        </w:r>
      </w:ins>
      <w:r>
        <w:t>cores to obtain reasonable parameters with which to model the effect of convex upward deformation on paleolimnological data</w:t>
      </w:r>
      <w:del w:id="18" w:author="Author" w:date="2017-02-01T11:46:00Z">
        <w:r w:rsidDel="002A2354">
          <w:delText xml:space="preserve">, </w:delText>
        </w:r>
      </w:del>
      <w:ins w:id="19" w:author="Author" w:date="2017-02-01T11:46:00Z">
        <w:r w:rsidR="002A2354">
          <w:t>.  U</w:t>
        </w:r>
      </w:ins>
      <w:del w:id="20" w:author="Author" w:date="2017-02-01T11:46:00Z">
        <w:r w:rsidDel="002A2354">
          <w:delText>and, u</w:delText>
        </w:r>
      </w:del>
      <w:r>
        <w:t xml:space="preserve">sing a 3-dimensional raster model, </w:t>
      </w:r>
      <w:ins w:id="21" w:author="Author" w:date="2017-02-01T11:46:00Z">
        <w:r w:rsidR="002A2354">
          <w:t xml:space="preserve">we </w:t>
        </w:r>
      </w:ins>
      <w:r>
        <w:t>modeled the effect of this deformation on</w:t>
      </w:r>
      <w:r w:rsidR="003A560E">
        <w:t xml:space="preserve"> a hypothetical</w:t>
      </w:r>
      <w:r>
        <w:t xml:space="preserve"> data</w:t>
      </w:r>
      <w:r w:rsidR="00186263">
        <w:t>set</w:t>
      </w:r>
      <w:r>
        <w:t xml:space="preserve">. </w:t>
      </w:r>
      <w:r w:rsidR="003A560E">
        <w:t xml:space="preserve"> </w:t>
      </w:r>
      <w:del w:id="22" w:author="Author" w:date="2017-02-01T11:46:00Z">
        <w:r w:rsidR="003A560E" w:rsidDel="002A2354">
          <w:delText>Results</w:delText>
        </w:r>
        <w:r w:rsidDel="002A2354">
          <w:delText xml:space="preserve"> </w:delText>
        </w:r>
      </w:del>
      <w:ins w:id="23" w:author="Author" w:date="2017-02-01T11:46:00Z">
        <w:r w:rsidR="002A2354">
          <w:t xml:space="preserve">Model results </w:t>
        </w:r>
      </w:ins>
      <w:r>
        <w:t xml:space="preserve">indicated that convex upward </w:t>
      </w:r>
      <w:ins w:id="24" w:author="Author" w:date="2017-02-01T14:36:00Z">
        <w:r w:rsidR="00744B94">
          <w:t xml:space="preserve">sediment </w:t>
        </w:r>
      </w:ins>
      <w:r>
        <w:t>deformation integrates sample</w:t>
      </w:r>
      <w:ins w:id="25" w:author="Author" w:date="2017-02-01T11:46:00Z">
        <w:r w:rsidR="002A2354">
          <w:t>s</w:t>
        </w:r>
      </w:ins>
      <w:r>
        <w:t xml:space="preserve"> from an increasingly </w:t>
      </w:r>
      <w:del w:id="26" w:author="Author" w:date="2017-02-01T12:12:00Z">
        <w:r w:rsidDel="00140594">
          <w:delText xml:space="preserve">wider </w:delText>
        </w:r>
      </w:del>
      <w:ins w:id="27" w:author="Author" w:date="2017-02-01T12:12:00Z">
        <w:r w:rsidR="00140594">
          <w:t xml:space="preserve">broader </w:t>
        </w:r>
      </w:ins>
      <w:r>
        <w:t xml:space="preserve">range of stratigraphic layers with </w:t>
      </w:r>
      <w:ins w:id="28" w:author="Author" w:date="2017-02-01T12:13:00Z">
        <w:r w:rsidR="00140594">
          <w:t xml:space="preserve">an </w:t>
        </w:r>
      </w:ins>
      <w:r>
        <w:t>increasing degree of deformation. After applying deformation</w:t>
      </w:r>
      <w:r w:rsidR="003A560E">
        <w:t>,</w:t>
      </w:r>
      <w:r>
        <w:t xml:space="preserve"> extruded concentration profiles were nearly identical</w:t>
      </w:r>
      <w:ins w:id="29" w:author="Author" w:date="2017-02-01T14:36:00Z">
        <w:r w:rsidR="00744B94">
          <w:t>,</w:t>
        </w:r>
      </w:ins>
      <w:r>
        <w:t xml:space="preserve"> despite varying the extrusion interval between 0.1 cm and 1 cm, suggesting there is a limit to the resolution </w:t>
      </w:r>
      <w:ins w:id="30" w:author="Author" w:date="2017-02-01T12:13:00Z">
        <w:r w:rsidR="00140594">
          <w:t xml:space="preserve">that can be </w:t>
        </w:r>
      </w:ins>
      <w:del w:id="31" w:author="Author" w:date="2017-02-01T12:13:00Z">
        <w:r w:rsidDel="00140594">
          <w:delText xml:space="preserve">attainable </w:delText>
        </w:r>
      </w:del>
      <w:ins w:id="32" w:author="Author" w:date="2017-02-01T12:13:00Z">
        <w:r w:rsidR="00140594">
          <w:t xml:space="preserve">attained </w:t>
        </w:r>
      </w:ins>
      <w:r>
        <w:t xml:space="preserve">by horizontal sectioning if deformation </w:t>
      </w:r>
      <w:r w:rsidR="00186263">
        <w:t>occurred</w:t>
      </w:r>
      <w:r>
        <w:t xml:space="preserve"> during sampling. </w:t>
      </w:r>
      <w:ins w:id="33" w:author="Author" w:date="2017-02-01T15:07:00Z">
        <w:r w:rsidR="00C122C6">
          <w:t>O</w:t>
        </w:r>
      </w:ins>
      <w:del w:id="34" w:author="Author" w:date="2017-02-01T15:07:00Z">
        <w:r w:rsidDel="00C122C6">
          <w:delText>Collectively o</w:delText>
        </w:r>
      </w:del>
      <w:r>
        <w:t xml:space="preserve">ur data suggest that </w:t>
      </w:r>
      <w:ins w:id="35" w:author="Author" w:date="2017-02-01T11:48:00Z">
        <w:r w:rsidR="002A2354">
          <w:t xml:space="preserve">it is essential to </w:t>
        </w:r>
      </w:ins>
      <w:del w:id="36" w:author="Author" w:date="2017-02-01T11:48:00Z">
        <w:r w:rsidDel="002A2354">
          <w:delText xml:space="preserve">determining </w:delText>
        </w:r>
      </w:del>
      <w:ins w:id="37" w:author="Author" w:date="2017-02-01T11:48:00Z">
        <w:r w:rsidR="002A2354">
          <w:t xml:space="preserve">determine </w:t>
        </w:r>
      </w:ins>
      <w:r>
        <w:t xml:space="preserve">the degree of </w:t>
      </w:r>
      <w:ins w:id="38" w:author="Author" w:date="2017-02-01T14:36:00Z">
        <w:r w:rsidR="00744B94">
          <w:t xml:space="preserve">sediment </w:t>
        </w:r>
      </w:ins>
      <w:r>
        <w:t xml:space="preserve">deformation </w:t>
      </w:r>
      <w:del w:id="39" w:author="Author" w:date="2017-02-01T11:47:00Z">
        <w:r w:rsidDel="002A2354">
          <w:delText>due to</w:delText>
        </w:r>
      </w:del>
      <w:ins w:id="40" w:author="Author" w:date="2017-02-01T11:47:00Z">
        <w:r w:rsidR="002A2354">
          <w:t>caused by</w:t>
        </w:r>
      </w:ins>
      <w:r>
        <w:t xml:space="preserve"> coring </w:t>
      </w:r>
      <w:del w:id="41" w:author="Author" w:date="2017-02-01T11:48:00Z">
        <w:r w:rsidDel="002A2354">
          <w:delText xml:space="preserve">is essential </w:delText>
        </w:r>
      </w:del>
      <w:r>
        <w:t xml:space="preserve">prior to conducting high-resolution </w:t>
      </w:r>
      <w:del w:id="42" w:author="Author" w:date="2017-02-01T12:13:00Z">
        <w:r w:rsidDel="00140594">
          <w:delText xml:space="preserve">analysis </w:delText>
        </w:r>
      </w:del>
      <w:ins w:id="43" w:author="Author" w:date="2017-02-01T12:13:00Z">
        <w:r w:rsidR="00140594">
          <w:t xml:space="preserve">analyses </w:t>
        </w:r>
      </w:ins>
      <w:del w:id="44" w:author="Author" w:date="2017-02-01T12:13:00Z">
        <w:r w:rsidDel="00140594">
          <w:delText xml:space="preserve">of </w:delText>
        </w:r>
      </w:del>
      <w:ins w:id="45" w:author="Author" w:date="2017-02-01T12:13:00Z">
        <w:r w:rsidR="00140594">
          <w:t xml:space="preserve">on </w:t>
        </w:r>
      </w:ins>
      <w:r>
        <w:t>horizontally sectioned samples.</w:t>
      </w:r>
    </w:p>
    <w:p w14:paraId="72C7A2FA" w14:textId="77777777" w:rsidR="00310378" w:rsidRDefault="00310378">
      <w:pPr>
        <w:rPr>
          <w:ins w:id="46" w:author="Author" w:date="2017-02-01T12:02:00Z"/>
        </w:rPr>
      </w:pPr>
    </w:p>
    <w:p w14:paraId="6FC442DC" w14:textId="77777777" w:rsidR="00310378" w:rsidRDefault="00310378">
      <w:pPr>
        <w:rPr>
          <w:ins w:id="47" w:author="Author" w:date="2017-02-01T12:02:00Z"/>
        </w:rPr>
      </w:pPr>
    </w:p>
    <w:p w14:paraId="5745DD71" w14:textId="27BE5917" w:rsidR="00310378" w:rsidRDefault="00310378" w:rsidP="00310378">
      <w:pPr>
        <w:pStyle w:val="FirstParagraph"/>
      </w:pPr>
      <w:moveToRangeStart w:id="48" w:author="Author" w:date="2017-02-01T12:02:00Z" w:name="move347569886"/>
      <w:moveTo w:id="49" w:author="Author" w:date="2017-02-01T12:02:00Z">
        <w:r>
          <w:t xml:space="preserve">Keywords: </w:t>
        </w:r>
        <w:del w:id="50" w:author="Author" w:date="2017-02-01T14:37:00Z">
          <w:r w:rsidDel="00744B94">
            <w:delText>C</w:delText>
          </w:r>
        </w:del>
      </w:moveTo>
      <w:ins w:id="51" w:author="Author" w:date="2017-02-01T14:37:00Z">
        <w:r w:rsidR="00744B94">
          <w:t>Sediment c</w:t>
        </w:r>
      </w:ins>
      <w:moveTo w:id="52" w:author="Author" w:date="2017-02-01T12:02:00Z">
        <w:r>
          <w:t>oring, Deformation, 3D Model, Extrusion, Stratigraphy</w:t>
        </w:r>
      </w:moveTo>
    </w:p>
    <w:moveToRangeEnd w:id="48"/>
    <w:p w14:paraId="59BB02BC" w14:textId="77777777" w:rsidR="003B3517" w:rsidRDefault="003B3517">
      <w:r>
        <w:br w:type="page"/>
      </w:r>
    </w:p>
    <w:p w14:paraId="223E6579" w14:textId="77777777" w:rsidR="008B250D" w:rsidRDefault="009875A8">
      <w:pPr>
        <w:pStyle w:val="Heading1"/>
      </w:pPr>
      <w:bookmarkStart w:id="53" w:name="introduction"/>
      <w:bookmarkEnd w:id="53"/>
      <w:r>
        <w:lastRenderedPageBreak/>
        <w:t>Introduction</w:t>
      </w:r>
    </w:p>
    <w:p w14:paraId="5C46C6BC" w14:textId="77777777" w:rsidR="008E4229" w:rsidRDefault="008E4229" w:rsidP="005464BD">
      <w:pPr>
        <w:pStyle w:val="BodyText"/>
        <w:rPr>
          <w:ins w:id="54" w:author="Author" w:date="2017-02-01T11:48:00Z"/>
        </w:rPr>
      </w:pPr>
    </w:p>
    <w:p w14:paraId="4EC7A72D" w14:textId="6F63832A" w:rsidR="008B250D" w:rsidRDefault="00E109B2" w:rsidP="007746CE">
      <w:pPr>
        <w:pStyle w:val="BodyText"/>
        <w:ind w:firstLine="0"/>
        <w:pPrChange w:id="55" w:author="Author" w:date="2017-02-01T11:48:00Z">
          <w:pPr>
            <w:pStyle w:val="BodyText"/>
          </w:pPr>
        </w:pPrChange>
      </w:pPr>
      <w:r>
        <w:t xml:space="preserve">Deformation </w:t>
      </w:r>
      <w:r w:rsidR="009875A8">
        <w:t xml:space="preserve">of lake sediment during </w:t>
      </w:r>
      <w:ins w:id="56" w:author="Author" w:date="2017-02-01T11:49:00Z">
        <w:r w:rsidR="008E4229">
          <w:t xml:space="preserve">the </w:t>
        </w:r>
      </w:ins>
      <w:r w:rsidR="009875A8">
        <w:t xml:space="preserve">coring </w:t>
      </w:r>
      <w:ins w:id="57" w:author="Author" w:date="2017-02-01T11:49:00Z">
        <w:r w:rsidR="008E4229">
          <w:t xml:space="preserve">process </w:t>
        </w:r>
      </w:ins>
      <w:r w:rsidR="009875A8">
        <w:t xml:space="preserve">has long been </w:t>
      </w:r>
      <w:del w:id="58" w:author="Author" w:date="2017-02-01T11:49:00Z">
        <w:r w:rsidR="009875A8" w:rsidDel="008E4229">
          <w:delText xml:space="preserve">known </w:delText>
        </w:r>
      </w:del>
      <w:ins w:id="59" w:author="Author" w:date="2017-02-01T11:49:00Z">
        <w:r w:rsidR="008E4229">
          <w:t xml:space="preserve">recognized </w:t>
        </w:r>
      </w:ins>
      <w:r w:rsidR="009875A8">
        <w:t>(Martin and Miller 1982; Wright 1993</w:t>
      </w:r>
      <w:r>
        <w:t>; Glew et al. 2001</w:t>
      </w:r>
      <w:r w:rsidR="009875A8">
        <w:t>)</w:t>
      </w:r>
      <w:del w:id="60" w:author="Author" w:date="2017-02-01T11:49:00Z">
        <w:r w:rsidR="009875A8" w:rsidDel="008E4229">
          <w:delText>,</w:delText>
        </w:r>
      </w:del>
      <w:r w:rsidR="009875A8">
        <w:t xml:space="preserve"> and coring equipment </w:t>
      </w:r>
      <w:ins w:id="61" w:author="Author" w:date="2017-02-01T11:50:00Z">
        <w:r w:rsidR="008E4229">
          <w:t xml:space="preserve">has been </w:t>
        </w:r>
      </w:ins>
      <w:r w:rsidR="009875A8">
        <w:t>design</w:t>
      </w:r>
      <w:ins w:id="62" w:author="Author" w:date="2017-02-01T11:50:00Z">
        <w:r w:rsidR="008E4229">
          <w:t>ed</w:t>
        </w:r>
      </w:ins>
      <w:r w:rsidR="009875A8">
        <w:t xml:space="preserve"> </w:t>
      </w:r>
      <w:del w:id="63" w:author="Author" w:date="2017-02-01T11:50:00Z">
        <w:r w:rsidR="009875A8" w:rsidDel="008E4229">
          <w:delText xml:space="preserve">has </w:delText>
        </w:r>
      </w:del>
      <w:ins w:id="64" w:author="Author" w:date="2017-02-01T11:50:00Z">
        <w:r w:rsidR="008E4229">
          <w:t xml:space="preserve">in an </w:t>
        </w:r>
      </w:ins>
      <w:r w:rsidR="009875A8">
        <w:t>attempt</w:t>
      </w:r>
      <w:del w:id="65" w:author="Author" w:date="2017-02-01T11:50:00Z">
        <w:r w:rsidR="009875A8" w:rsidDel="008E4229">
          <w:delText>ed</w:delText>
        </w:r>
      </w:del>
      <w:r w:rsidR="009875A8">
        <w:t xml:space="preserve"> to minimize the conditions that promote deformation during coring (Martin and Miller 1982; Lane and Taffs 2002). </w:t>
      </w:r>
      <w:r w:rsidR="009E54DD">
        <w:t>Glew et al. (2001) provide</w:t>
      </w:r>
      <w:ins w:id="66" w:author="Author" w:date="2017-02-01T11:50:00Z">
        <w:r w:rsidR="008E4229">
          <w:t>d</w:t>
        </w:r>
      </w:ins>
      <w:r w:rsidR="009E54DD">
        <w:t xml:space="preserve"> a detailed examination of the forces </w:t>
      </w:r>
      <w:ins w:id="67" w:author="Author" w:date="2017-02-01T11:51:00Z">
        <w:r w:rsidR="008E4229">
          <w:t xml:space="preserve">that </w:t>
        </w:r>
      </w:ins>
      <w:r w:rsidR="009E54DD">
        <w:t>act</w:t>
      </w:r>
      <w:del w:id="68" w:author="Author" w:date="2017-02-01T11:51:00Z">
        <w:r w:rsidR="009E54DD" w:rsidDel="008E4229">
          <w:delText>ing</w:delText>
        </w:r>
      </w:del>
      <w:r w:rsidR="009E54DD">
        <w:t xml:space="preserve"> on sediments as a result of coring, including </w:t>
      </w:r>
      <w:del w:id="69" w:author="Author" w:date="2017-02-01T11:52:00Z">
        <w:r w:rsidR="009E54DD" w:rsidDel="008E4229">
          <w:delText xml:space="preserve">the </w:delText>
        </w:r>
      </w:del>
      <w:r w:rsidR="009E54DD">
        <w:t xml:space="preserve">displacement of sediment during core tube penetration </w:t>
      </w:r>
      <w:ins w:id="70" w:author="Author" w:date="2017-02-01T11:52:00Z">
        <w:r w:rsidR="008E4229">
          <w:t xml:space="preserve">that </w:t>
        </w:r>
      </w:ins>
      <w:del w:id="71" w:author="Author" w:date="2017-02-01T11:52:00Z">
        <w:r w:rsidR="009E54DD" w:rsidDel="008E4229">
          <w:delText xml:space="preserve">resulting </w:delText>
        </w:r>
      </w:del>
      <w:ins w:id="72" w:author="Author" w:date="2017-02-01T11:52:00Z">
        <w:r w:rsidR="008E4229">
          <w:t xml:space="preserve">results </w:t>
        </w:r>
      </w:ins>
      <w:r w:rsidR="009E54DD">
        <w:t>in core shortening</w:t>
      </w:r>
      <w:del w:id="73" w:author="Author" w:date="2017-02-01T11:52:00Z">
        <w:r w:rsidR="009E54DD" w:rsidDel="008E4229">
          <w:delText xml:space="preserve">, </w:delText>
        </w:r>
      </w:del>
      <w:ins w:id="74" w:author="Author" w:date="2017-02-01T11:52:00Z">
        <w:r w:rsidR="008E4229">
          <w:t xml:space="preserve">. </w:t>
        </w:r>
      </w:ins>
      <w:del w:id="75" w:author="Author" w:date="2017-02-01T11:52:00Z">
        <w:r w:rsidR="009875A8" w:rsidDel="008E4229">
          <w:delText xml:space="preserve">however convex </w:delText>
        </w:r>
      </w:del>
      <w:ins w:id="76" w:author="Author" w:date="2017-02-01T11:52:00Z">
        <w:r w:rsidR="008E4229">
          <w:t xml:space="preserve">Convex </w:t>
        </w:r>
      </w:ins>
      <w:r w:rsidR="009875A8">
        <w:t xml:space="preserve">upward </w:t>
      </w:r>
      <w:ins w:id="77" w:author="Author" w:date="2017-02-01T14:38:00Z">
        <w:r w:rsidR="00744B94">
          <w:t xml:space="preserve">sediment </w:t>
        </w:r>
      </w:ins>
      <w:r w:rsidR="009875A8">
        <w:t xml:space="preserve">deformation, </w:t>
      </w:r>
      <w:del w:id="78" w:author="Author" w:date="2017-02-01T11:52:00Z">
        <w:r w:rsidR="009875A8" w:rsidDel="008E4229">
          <w:delText xml:space="preserve">while </w:delText>
        </w:r>
      </w:del>
      <w:ins w:id="79" w:author="Author" w:date="2017-02-01T11:52:00Z">
        <w:r w:rsidR="008E4229">
          <w:t xml:space="preserve">although </w:t>
        </w:r>
      </w:ins>
      <w:del w:id="80" w:author="Author" w:date="2017-02-01T11:52:00Z">
        <w:r w:rsidR="009875A8" w:rsidDel="008E4229">
          <w:delText xml:space="preserve">widely </w:delText>
        </w:r>
      </w:del>
      <w:ins w:id="81" w:author="Author" w:date="2017-02-01T11:52:00Z">
        <w:r w:rsidR="008E4229">
          <w:t xml:space="preserve">commonly </w:t>
        </w:r>
      </w:ins>
      <w:r w:rsidR="009875A8">
        <w:t xml:space="preserve">observed (Wright 1993; Rosenbaum et al. 2010), is </w:t>
      </w:r>
      <w:del w:id="82" w:author="Author" w:date="2017-02-01T11:53:00Z">
        <w:r w:rsidR="009875A8" w:rsidDel="008E4229">
          <w:delText xml:space="preserve">infrequently </w:delText>
        </w:r>
      </w:del>
      <w:ins w:id="83" w:author="Author" w:date="2017-02-01T11:53:00Z">
        <w:r w:rsidR="008E4229">
          <w:t xml:space="preserve">rarely </w:t>
        </w:r>
      </w:ins>
      <w:r w:rsidR="009875A8">
        <w:t xml:space="preserve">discussed. Kegwin et al. (1998) noted a radial bias in paleomagnetic data from Ocean Drilling Program (ODP) piston cores and proposed a logarithmic </w:t>
      </w:r>
      <w:r>
        <w:t xml:space="preserve">function </w:t>
      </w:r>
      <w:r w:rsidR="009875A8">
        <w:t xml:space="preserve">to model the </w:t>
      </w:r>
      <w:ins w:id="84" w:author="Author" w:date="2017-02-01T11:53:00Z">
        <w:r w:rsidR="008E4229">
          <w:t xml:space="preserve">observed </w:t>
        </w:r>
      </w:ins>
      <w:r w:rsidR="009875A8">
        <w:t>deformation</w:t>
      </w:r>
      <w:del w:id="85" w:author="Author" w:date="2017-02-01T11:53:00Z">
        <w:r w:rsidR="009875A8" w:rsidDel="008E4229">
          <w:delText xml:space="preserve"> observed</w:delText>
        </w:r>
      </w:del>
      <w:r w:rsidR="009875A8">
        <w:t xml:space="preserve">. Aubourg and Oufi (1999) noted </w:t>
      </w:r>
      <w:ins w:id="86" w:author="Author" w:date="2017-02-01T14:39:00Z">
        <w:r w:rsidR="00744B94">
          <w:t xml:space="preserve">development of </w:t>
        </w:r>
      </w:ins>
      <w:r w:rsidR="009875A8">
        <w:t xml:space="preserve">a "conical fabric" </w:t>
      </w:r>
      <w:del w:id="87" w:author="Author" w:date="2017-02-01T14:39:00Z">
        <w:r w:rsidR="009875A8" w:rsidDel="00744B94">
          <w:delText xml:space="preserve">develop </w:delText>
        </w:r>
      </w:del>
      <w:del w:id="88" w:author="Author" w:date="2017-02-01T11:53:00Z">
        <w:r w:rsidR="009875A8" w:rsidDel="008E4229">
          <w:delText>due to</w:delText>
        </w:r>
      </w:del>
      <w:ins w:id="89" w:author="Author" w:date="2017-02-01T11:53:00Z">
        <w:r w:rsidR="008E4229">
          <w:t>as a consequence of</w:t>
        </w:r>
      </w:ins>
      <w:r w:rsidR="009875A8">
        <w:t xml:space="preserve"> "edge smearing" in soft sediments, also in relation to paleomagnetic data from ODP piston cores. Acton et al. (2002) revised the logarithmic function proposed by Kegwin et al. (1998)</w:t>
      </w:r>
      <w:del w:id="90" w:author="Author" w:date="2017-02-01T11:55:00Z">
        <w:r w:rsidR="009875A8" w:rsidDel="008E4229">
          <w:delText>,</w:delText>
        </w:r>
      </w:del>
      <w:r w:rsidR="009875A8">
        <w:t xml:space="preserve"> and created a model to correct paleomagnetic data for this bias. The logarithmic function proposed</w:t>
      </w:r>
      <w:r>
        <w:t xml:space="preserve"> by Kegwin et al. (1998)</w:t>
      </w:r>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3BD2F63F" w:rsidR="008B250D" w:rsidRDefault="009875A8">
      <w:pPr>
        <w:pStyle w:val="FirstParagraph"/>
      </w:pPr>
      <w:r>
        <w:t xml:space="preserve">Acton et al. (2002) estimate the </w:t>
      </w:r>
      <w:r>
        <w:rPr>
          <w:i/>
        </w:rPr>
        <w:t>b</w:t>
      </w:r>
      <w:r>
        <w:t xml:space="preserve"> parameter of the equation is generally less than 0.2</w:t>
      </w:r>
      <w:ins w:id="91" w:author="Author" w:date="2017-02-01T11:55:00Z">
        <w:r w:rsidR="008E4229">
          <w:t>,</w:t>
        </w:r>
      </w:ins>
      <w:r>
        <w:t xml:space="preserve"> but can range up to 0.4 in ODP piston cores (Fig. 1).</w:t>
      </w:r>
    </w:p>
    <w:p w14:paraId="63DB7C60" w14:textId="34E86CE4" w:rsidR="008B250D" w:rsidRDefault="00CD2B44">
      <w:pPr>
        <w:pStyle w:val="BodyText"/>
      </w:pPr>
      <w:r>
        <w:t xml:space="preserve">When </w:t>
      </w:r>
      <w:del w:id="92" w:author="Author" w:date="2017-02-01T11:56:00Z">
        <w:r w:rsidDel="008E4229">
          <w:delText xml:space="preserve">horizontal sectioning of </w:delText>
        </w:r>
      </w:del>
      <w:r>
        <w:t xml:space="preserve">deformed sediment </w:t>
      </w:r>
      <w:ins w:id="93" w:author="Author" w:date="2017-02-01T11:56:00Z">
        <w:r w:rsidR="008E4229">
          <w:t>is sectioned horizontally</w:t>
        </w:r>
      </w:ins>
      <w:del w:id="94" w:author="Author" w:date="2017-02-01T11:56:00Z">
        <w:r w:rsidDel="008E4229">
          <w:delText>occurs</w:delText>
        </w:r>
      </w:del>
      <w:r>
        <w:t xml:space="preserve">, adjacent strata are incorporated into </w:t>
      </w:r>
      <w:r w:rsidR="00084501">
        <w:t>each</w:t>
      </w:r>
      <w:r>
        <w:t xml:space="preserve"> </w:t>
      </w:r>
      <w:ins w:id="95" w:author="Author" w:date="2017-02-01T11:57:00Z">
        <w:r w:rsidR="008E4229">
          <w:t xml:space="preserve">sampled </w:t>
        </w:r>
      </w:ins>
      <w:r>
        <w:t xml:space="preserve">section </w:t>
      </w:r>
      <w:r w:rsidRPr="00952AEB">
        <w:t>(</w:t>
      </w:r>
      <w:r w:rsidR="00952AEB" w:rsidRPr="00952AEB">
        <w:t>Fig. 2</w:t>
      </w:r>
      <w:r w:rsidRPr="00952AEB">
        <w:t>).</w:t>
      </w:r>
      <w:r>
        <w:t xml:space="preserve"> </w:t>
      </w:r>
      <w:ins w:id="96" w:author="Author" w:date="2017-02-01T11:57:00Z">
        <w:r w:rsidR="008E4229">
          <w:t xml:space="preserve">Rosenbaum et al. </w:t>
        </w:r>
      </w:ins>
      <w:ins w:id="97" w:author="Author" w:date="2017-02-01T11:58:00Z">
        <w:r w:rsidR="008E4229">
          <w:t>(</w:t>
        </w:r>
      </w:ins>
      <w:ins w:id="98" w:author="Author" w:date="2017-02-01T11:57:00Z">
        <w:r w:rsidR="008E4229">
          <w:t>2010</w:t>
        </w:r>
      </w:ins>
      <w:ins w:id="99" w:author="Author" w:date="2017-02-01T11:58:00Z">
        <w:r w:rsidR="008E4229">
          <w:t xml:space="preserve">) noted </w:t>
        </w:r>
      </w:ins>
      <w:del w:id="100" w:author="Author" w:date="2017-02-01T11:58:00Z">
        <w:r w:rsidR="009875A8" w:rsidDel="008E4229">
          <w:delText xml:space="preserve">The idea </w:delText>
        </w:r>
      </w:del>
      <w:r w:rsidR="009875A8">
        <w:t>that horizontal sectioning (extrusion) of deformed sediment is not ideal</w:t>
      </w:r>
      <w:del w:id="101" w:author="Author" w:date="2017-02-01T11:58:00Z">
        <w:r w:rsidR="009875A8" w:rsidDel="008E4229">
          <w:delText xml:space="preserve"> has been </w:delText>
        </w:r>
      </w:del>
      <w:del w:id="102" w:author="Author" w:date="2017-02-01T11:57:00Z">
        <w:r w:rsidR="009875A8" w:rsidDel="008E4229">
          <w:delText xml:space="preserve">proposed </w:delText>
        </w:r>
      </w:del>
      <w:del w:id="103" w:author="Author" w:date="2017-02-01T11:58:00Z">
        <w:r w:rsidR="009875A8" w:rsidDel="008E4229">
          <w:delText>(</w:delText>
        </w:r>
      </w:del>
      <w:del w:id="104" w:author="Author" w:date="2017-02-01T11:57:00Z">
        <w:r w:rsidR="009875A8" w:rsidDel="008E4229">
          <w:delText>Rosenbaum et al. 2010</w:delText>
        </w:r>
      </w:del>
      <w:del w:id="105" w:author="Author" w:date="2017-02-01T11:58:00Z">
        <w:r w:rsidR="009875A8" w:rsidDel="008E4229">
          <w:delText>)</w:delText>
        </w:r>
      </w:del>
      <w:r w:rsidR="009875A8">
        <w:t xml:space="preserve">, however the degree to which this deformation occurs and the effect </w:t>
      </w:r>
      <w:del w:id="106" w:author="Author" w:date="2017-02-01T11:58:00Z">
        <w:r w:rsidR="009875A8" w:rsidDel="008E4229">
          <w:delText xml:space="preserve">that </w:delText>
        </w:r>
      </w:del>
      <w:ins w:id="107" w:author="Author" w:date="2017-02-01T11:58:00Z">
        <w:r w:rsidR="008E4229">
          <w:t xml:space="preserve">of </w:t>
        </w:r>
      </w:ins>
      <w:r w:rsidR="009875A8">
        <w:t xml:space="preserve">deformation </w:t>
      </w:r>
      <w:del w:id="108" w:author="Author" w:date="2017-02-01T11:58:00Z">
        <w:r w:rsidR="009875A8" w:rsidDel="008E4229">
          <w:delText xml:space="preserve">has </w:delText>
        </w:r>
      </w:del>
      <w:r w:rsidR="009875A8">
        <w:t xml:space="preserve">on paleolimnological data has not been investigated quantitatively. We suspect, given the large number of paleolimnological studies that use coring and extrusion to produce reproducible results, that </w:t>
      </w:r>
      <w:del w:id="109" w:author="Author" w:date="2017-02-01T12:00:00Z">
        <w:r w:rsidR="009875A8" w:rsidDel="001D46D7">
          <w:delText xml:space="preserve">either </w:delText>
        </w:r>
      </w:del>
      <w:r w:rsidR="009875A8">
        <w:t>deformation</w:t>
      </w:r>
      <w:ins w:id="110" w:author="Author" w:date="2017-02-01T12:00:00Z">
        <w:r w:rsidR="001D46D7">
          <w:t>,</w:t>
        </w:r>
      </w:ins>
      <w:r w:rsidR="009875A8">
        <w:t xml:space="preserve"> or its effect on the data</w:t>
      </w:r>
      <w:ins w:id="111" w:author="Author" w:date="2017-02-01T12:00:00Z">
        <w:r w:rsidR="001D46D7">
          <w:t>,</w:t>
        </w:r>
      </w:ins>
      <w:r w:rsidR="009875A8">
        <w:t xml:space="preserve"> is minimal. This paper </w:t>
      </w:r>
      <w:del w:id="112" w:author="Author" w:date="2017-02-01T12:00:00Z">
        <w:r w:rsidR="009875A8" w:rsidDel="001D46D7">
          <w:delText xml:space="preserve">is our </w:delText>
        </w:r>
      </w:del>
      <w:r w:rsidR="009875A8">
        <w:t>attempt</w:t>
      </w:r>
      <w:ins w:id="113" w:author="Author" w:date="2017-02-01T12:00:00Z">
        <w:r w:rsidR="001D46D7">
          <w:t>s</w:t>
        </w:r>
      </w:ins>
      <w:r w:rsidR="009875A8">
        <w:t xml:space="preserve"> to quantify and constrain the degree to which convex upward deformation </w:t>
      </w:r>
      <w:del w:id="114" w:author="Author" w:date="2017-02-01T12:01:00Z">
        <w:r w:rsidR="009875A8" w:rsidDel="001D46D7">
          <w:delText xml:space="preserve">adds </w:delText>
        </w:r>
      </w:del>
      <w:r w:rsidR="009875A8">
        <w:t>bias</w:t>
      </w:r>
      <w:ins w:id="115" w:author="Author" w:date="2017-02-01T12:00:00Z">
        <w:r w:rsidR="001D46D7">
          <w:t>es</w:t>
        </w:r>
      </w:ins>
      <w:r w:rsidR="009875A8">
        <w:t xml:space="preserve"> </w:t>
      </w:r>
      <w:ins w:id="116" w:author="Author" w:date="2017-02-01T12:01:00Z">
        <w:r w:rsidR="001D46D7">
          <w:t>paleolimnological data</w:t>
        </w:r>
        <w:r w:rsidR="001D46D7" w:rsidDel="001D46D7">
          <w:t xml:space="preserve"> </w:t>
        </w:r>
        <w:r w:rsidR="001D46D7">
          <w:t xml:space="preserve">from </w:t>
        </w:r>
      </w:ins>
      <w:del w:id="117" w:author="Author" w:date="2017-02-01T12:01:00Z">
        <w:r w:rsidR="009875A8" w:rsidDel="001D46D7">
          <w:delText xml:space="preserve">to </w:delText>
        </w:r>
      </w:del>
      <w:r w:rsidR="009875A8">
        <w:t>horizontally sectioned</w:t>
      </w:r>
      <w:ins w:id="118" w:author="Author" w:date="2017-02-01T12:01:00Z">
        <w:r w:rsidR="001D46D7">
          <w:t xml:space="preserve"> cores</w:t>
        </w:r>
      </w:ins>
      <w:del w:id="119" w:author="Author" w:date="2017-02-01T12:01:00Z">
        <w:r w:rsidR="009875A8" w:rsidDel="001D46D7">
          <w:delText xml:space="preserve"> paleolimnological data</w:delText>
        </w:r>
      </w:del>
      <w:r w:rsidR="009875A8">
        <w:t>.</w:t>
      </w:r>
    </w:p>
    <w:p w14:paraId="763F5C91" w14:textId="2BE93359" w:rsidR="008B250D" w:rsidRDefault="009875A8">
      <w:pPr>
        <w:pStyle w:val="Heading1"/>
      </w:pPr>
      <w:bookmarkStart w:id="120" w:name="methods"/>
      <w:bookmarkEnd w:id="120"/>
      <w:r>
        <w:t>M</w:t>
      </w:r>
      <w:ins w:id="121" w:author="Author" w:date="2017-02-01T12:01:00Z">
        <w:r w:rsidR="001D46D7">
          <w:t>aterials and m</w:t>
        </w:r>
      </w:ins>
      <w:r>
        <w:t>ethods</w:t>
      </w:r>
    </w:p>
    <w:p w14:paraId="53A63FC4" w14:textId="77777777" w:rsidR="001D46D7" w:rsidRDefault="001D46D7">
      <w:pPr>
        <w:pStyle w:val="FirstParagraph"/>
        <w:rPr>
          <w:ins w:id="122" w:author="Author" w:date="2017-02-01T12:01:00Z"/>
        </w:rPr>
      </w:pPr>
    </w:p>
    <w:p w14:paraId="77CF23E1" w14:textId="47869EB6" w:rsidR="008B250D" w:rsidRDefault="009875A8">
      <w:pPr>
        <w:pStyle w:val="FirstParagraph"/>
      </w:pPr>
      <w:r>
        <w:t xml:space="preserve">We used R statistical software (R Core Team 2013) to model, manipulate, and visualize our data. Packages </w:t>
      </w:r>
      <w:r>
        <w:rPr>
          <w:i/>
        </w:rPr>
        <w:t>dplyr</w:t>
      </w:r>
      <w:r>
        <w:t xml:space="preserve"> and </w:t>
      </w:r>
      <w:r>
        <w:rPr>
          <w:i/>
        </w:rPr>
        <w:t>ggplot2</w:t>
      </w:r>
      <w:r>
        <w:t xml:space="preserve"> were used </w:t>
      </w:r>
      <w:del w:id="123" w:author="Author" w:date="2017-02-01T12:03:00Z">
        <w:r w:rsidDel="00310378">
          <w:delText xml:space="preserve">for </w:delText>
        </w:r>
      </w:del>
      <w:ins w:id="124" w:author="Author" w:date="2017-02-01T12:03:00Z">
        <w:r w:rsidR="00310378">
          <w:t xml:space="preserve">to </w:t>
        </w:r>
      </w:ins>
      <w:del w:id="125" w:author="Author" w:date="2017-02-01T12:03:00Z">
        <w:r w:rsidDel="00310378">
          <w:delText xml:space="preserve">manipulation </w:delText>
        </w:r>
      </w:del>
      <w:ins w:id="126" w:author="Author" w:date="2017-02-01T12:03:00Z">
        <w:r w:rsidR="00310378">
          <w:t xml:space="preserve">manipulate </w:t>
        </w:r>
      </w:ins>
      <w:r>
        <w:t>and visualiz</w:t>
      </w:r>
      <w:ins w:id="127" w:author="Author" w:date="2017-02-01T12:03:00Z">
        <w:r w:rsidR="00310378">
          <w:t>e</w:t>
        </w:r>
      </w:ins>
      <w:del w:id="128" w:author="Author" w:date="2017-02-01T12:03:00Z">
        <w:r w:rsidDel="00310378">
          <w:delText>ation of</w:delText>
        </w:r>
      </w:del>
      <w:r>
        <w:t xml:space="preserve"> data, respectively (Wickham et al. 2016; Wickham and Francois 2016).</w:t>
      </w:r>
    </w:p>
    <w:p w14:paraId="3F392C78" w14:textId="77777777" w:rsidR="00823E49" w:rsidRDefault="00823E49">
      <w:pPr>
        <w:pStyle w:val="Heading2"/>
        <w:rPr>
          <w:ins w:id="129" w:author="Author" w:date="2017-02-01T12:16:00Z"/>
        </w:rPr>
      </w:pPr>
      <w:bookmarkStart w:id="130" w:name="core-photo-analysis"/>
      <w:bookmarkEnd w:id="130"/>
    </w:p>
    <w:p w14:paraId="60A05CA8" w14:textId="77777777" w:rsidR="008B250D" w:rsidRDefault="009875A8">
      <w:pPr>
        <w:pStyle w:val="Heading2"/>
      </w:pPr>
      <w:r>
        <w:t>Core photo analysis</w:t>
      </w:r>
    </w:p>
    <w:p w14:paraId="128394B8" w14:textId="77777777" w:rsidR="00310378" w:rsidRDefault="00310378">
      <w:pPr>
        <w:pStyle w:val="FirstParagraph"/>
        <w:rPr>
          <w:ins w:id="131" w:author="Author" w:date="2017-02-01T12:03:00Z"/>
        </w:rPr>
      </w:pPr>
    </w:p>
    <w:p w14:paraId="030F84DB" w14:textId="7483B6C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r w:rsidR="009D246D">
        <w:t>six</w:t>
      </w:r>
      <w:r>
        <w:t xml:space="preserve"> sources into image analysis software and digitized deformed strata (Table 1). We performed a regression on the digitized coordinates to estimate the degree of deformation (</w:t>
      </w:r>
      <w:r>
        <w:rPr>
          <w:i/>
        </w:rPr>
        <w:t>b</w:t>
      </w:r>
      <w:r>
        <w:t>) for each layer.</w:t>
      </w:r>
    </w:p>
    <w:p w14:paraId="0FF917B3" w14:textId="77777777" w:rsidR="00310378" w:rsidRDefault="00310378">
      <w:pPr>
        <w:pStyle w:val="Heading2"/>
        <w:rPr>
          <w:ins w:id="132" w:author="Author" w:date="2017-02-01T12:04:00Z"/>
        </w:rPr>
      </w:pPr>
      <w:bookmarkStart w:id="133" w:name="deformation-model"/>
      <w:bookmarkEnd w:id="133"/>
    </w:p>
    <w:p w14:paraId="056887A6" w14:textId="77777777" w:rsidR="008B250D" w:rsidRDefault="009875A8">
      <w:pPr>
        <w:pStyle w:val="Heading2"/>
      </w:pPr>
      <w:r>
        <w:t>Deformation model</w:t>
      </w:r>
    </w:p>
    <w:p w14:paraId="5CED2032" w14:textId="77777777" w:rsidR="00310378" w:rsidRDefault="00310378">
      <w:pPr>
        <w:pStyle w:val="FirstParagraph"/>
        <w:rPr>
          <w:ins w:id="134" w:author="Author" w:date="2017-02-01T12:04:00Z"/>
        </w:rPr>
      </w:pPr>
    </w:p>
    <w:p w14:paraId="1628A6BA" w14:textId="202685C0"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w:t>
      </w:r>
      <w:r w:rsidR="0055696C">
        <w:t>Fig. 3</w:t>
      </w:r>
      <w:r>
        <w:t xml:space="preserve">). For each cell </w:t>
      </w:r>
      <w:r>
        <w:rPr>
          <w:i/>
        </w:rPr>
        <w:t>i</w:t>
      </w:r>
      <w:r>
        <w:t xml:space="preserve">, an original depth </w:t>
      </w:r>
      <w:r>
        <w:rPr>
          <w:i/>
        </w:rPr>
        <w:t>d</w:t>
      </w:r>
      <w:r>
        <w:rPr>
          <w:i/>
          <w:vertAlign w:val="subscript"/>
        </w:rPr>
        <w:t>0i</w:t>
      </w:r>
      <w:r>
        <w:t xml:space="preserve"> (i.e. depth prior to convex upward deformation) was calculated</w:t>
      </w:r>
      <w:ins w:id="135" w:author="Author" w:date="2017-02-01T12:17:00Z">
        <w:r w:rsidR="00823E49">
          <w:t>,</w:t>
        </w:r>
      </w:ins>
      <w:r>
        <w:t xml:space="preserve"> with a reasonable range of </w:t>
      </w:r>
      <w:r>
        <w:rPr>
          <w:i/>
        </w:rPr>
        <w:t>b</w:t>
      </w:r>
      <w:r>
        <w:t xml:space="preserve"> parameters obtained from digitized strata. Density histograms were then produced to estimate the contribution of</w:t>
      </w:r>
      <w:r w:rsidR="009200FF">
        <w:t xml:space="preserve"> adjacent strata (represented by</w:t>
      </w:r>
      <w:r>
        <w:t xml:space="preserve"> </w:t>
      </w:r>
      <w:r w:rsidR="009200FF">
        <w:t xml:space="preserve">the </w:t>
      </w:r>
      <w:r>
        <w:t xml:space="preserve">original depth </w:t>
      </w:r>
      <w:r>
        <w:rPr>
          <w:i/>
        </w:rPr>
        <w:t>d</w:t>
      </w:r>
      <w:r>
        <w:rPr>
          <w:i/>
          <w:vertAlign w:val="subscript"/>
        </w:rPr>
        <w:t>0</w:t>
      </w:r>
      <w:r w:rsidR="009200FF">
        <w:t xml:space="preserve">) </w:t>
      </w:r>
      <w:r>
        <w:t xml:space="preserve">to the slice. For each slice, </w:t>
      </w:r>
      <w:r>
        <w:rPr>
          <w:i/>
        </w:rPr>
        <w:t>d</w:t>
      </w:r>
      <w:r>
        <w:t xml:space="preserve">=0 refers to the middle of the slice. We produced these models for </w:t>
      </w:r>
      <w:r>
        <w:rPr>
          <w:i/>
        </w:rPr>
        <w:t>D</w:t>
      </w:r>
      <w:r>
        <w:t xml:space="preserve">=6.5 cm, as this represents the barrel width of our Glew (1989) gravity corer. </w:t>
      </w:r>
      <w:r w:rsidR="009F0F54">
        <w:t xml:space="preserve">More complex deformation </w:t>
      </w:r>
      <w:r>
        <w:t xml:space="preserve">was not modeled using this method, although </w:t>
      </w:r>
      <w:del w:id="136" w:author="Author" w:date="2017-02-01T14:47:00Z">
        <w:r w:rsidDel="00F71ABC">
          <w:delText xml:space="preserve">modification of </w:delText>
        </w:r>
      </w:del>
      <w:del w:id="137" w:author="Author" w:date="2017-02-01T12:17:00Z">
        <w:r w:rsidDel="00823E49">
          <w:delText xml:space="preserve">this </w:delText>
        </w:r>
      </w:del>
      <w:ins w:id="138" w:author="Author" w:date="2017-02-01T12:17:00Z">
        <w:r w:rsidR="00823E49">
          <w:t xml:space="preserve">the </w:t>
        </w:r>
      </w:ins>
      <w:r>
        <w:t xml:space="preserve">model </w:t>
      </w:r>
      <w:del w:id="139" w:author="Author" w:date="2017-02-01T14:47:00Z">
        <w:r w:rsidDel="00F71ABC">
          <w:delText xml:space="preserve">would </w:delText>
        </w:r>
      </w:del>
      <w:ins w:id="140" w:author="Author" w:date="2017-02-01T14:47:00Z">
        <w:r w:rsidR="00F71ABC">
          <w:t xml:space="preserve">could be modified to </w:t>
        </w:r>
      </w:ins>
      <w:del w:id="141" w:author="Author" w:date="2017-02-01T12:05:00Z">
        <w:r w:rsidDel="00310378">
          <w:delText>make including</w:delText>
        </w:r>
      </w:del>
      <w:ins w:id="142" w:author="Author" w:date="2017-02-01T12:05:00Z">
        <w:r w:rsidR="00310378">
          <w:t>enable inclusion of</w:t>
        </w:r>
      </w:ins>
      <w:r>
        <w:t xml:space="preserve"> </w:t>
      </w:r>
      <w:r w:rsidR="00136848">
        <w:t>more complex deformation</w:t>
      </w:r>
      <w:del w:id="143" w:author="Author" w:date="2017-02-01T12:05:00Z">
        <w:r w:rsidR="00136848" w:rsidDel="00310378">
          <w:delText xml:space="preserve"> </w:delText>
        </w:r>
        <w:r w:rsidDel="00310378">
          <w:delText>possible</w:delText>
        </w:r>
      </w:del>
      <w:r>
        <w:t>.</w:t>
      </w:r>
    </w:p>
    <w:p w14:paraId="18CAFE13" w14:textId="77777777" w:rsidR="00823E49" w:rsidRDefault="00823E49">
      <w:pPr>
        <w:pStyle w:val="Heading2"/>
        <w:rPr>
          <w:ins w:id="144" w:author="Author" w:date="2017-02-01T12:17:00Z"/>
        </w:rPr>
      </w:pPr>
      <w:bookmarkStart w:id="145" w:name="effect-on-paleolimnological-data"/>
      <w:bookmarkEnd w:id="145"/>
    </w:p>
    <w:p w14:paraId="3090F99D" w14:textId="77777777" w:rsidR="008B250D" w:rsidRDefault="009875A8">
      <w:pPr>
        <w:pStyle w:val="Heading2"/>
      </w:pPr>
      <w:r>
        <w:t>Effect on paleolimnological data</w:t>
      </w:r>
    </w:p>
    <w:p w14:paraId="6FA3B739" w14:textId="77777777" w:rsidR="00310378" w:rsidRDefault="00310378">
      <w:pPr>
        <w:pStyle w:val="FirstParagraph"/>
        <w:rPr>
          <w:ins w:id="146" w:author="Author" w:date="2017-02-01T12:05:00Z"/>
        </w:rPr>
      </w:pPr>
    </w:p>
    <w:p w14:paraId="44C4D4A3" w14:textId="2BAB3ADF" w:rsidR="008B250D" w:rsidRDefault="009875A8">
      <w:pPr>
        <w:pStyle w:val="FirstParagraph"/>
      </w:pPr>
      <w:r>
        <w:t>To model the concentration (mass fraction) we would obtain by sectioning and homogenizing a sample with variable concentration and density, we need</w:t>
      </w:r>
      <w:ins w:id="147" w:author="Author" w:date="2017-02-01T12:18:00Z">
        <w:r w:rsidR="00823E49">
          <w:t>ed</w:t>
        </w:r>
      </w:ins>
      <w:r>
        <w:t xml:space="preserve"> to calculate </w:t>
      </w:r>
      <w:ins w:id="148" w:author="Author" w:date="2017-02-01T12:18:00Z">
        <w:r w:rsidR="00823E49">
          <w:t xml:space="preserve">the </w:t>
        </w:r>
      </w:ins>
      <w:r>
        <w:t xml:space="preserve">total mass of the target substance divided by the mass of the slice. With a 3-dimensional raster grid </w:t>
      </w:r>
      <w:ins w:id="149" w:author="Author" w:date="2017-02-01T12:18:00Z">
        <w:r w:rsidR="00823E49">
          <w:t xml:space="preserve">that </w:t>
        </w:r>
      </w:ins>
      <w:del w:id="150" w:author="Author" w:date="2017-02-01T12:18:00Z">
        <w:r w:rsidDel="00823E49">
          <w:delText xml:space="preserve">using </w:delText>
        </w:r>
      </w:del>
      <w:ins w:id="151" w:author="Author" w:date="2017-02-01T12:18:00Z">
        <w:r w:rsidR="00823E49">
          <w:t xml:space="preserve">uses </w:t>
        </w:r>
      </w:ins>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7746CE">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r>
        <w:rPr>
          <w:i/>
        </w:rPr>
        <w:t>i</w:t>
      </w:r>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7746CE">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3BF061B8" w:rsidR="008B250D" w:rsidRDefault="009875A8">
      <w:pPr>
        <w:pStyle w:val="FirstParagraph"/>
      </w:pPr>
      <w:r>
        <w:t>Equation (3)</w:t>
      </w:r>
      <w:ins w:id="152" w:author="Author" w:date="2017-02-01T12:19:00Z">
        <w:r w:rsidR="00823E49">
          <w:t>,</w:t>
        </w:r>
      </w:ins>
      <w:r>
        <w:t xml:space="preserve"> in combination with our deformation model</w:t>
      </w:r>
      <w:ins w:id="153" w:author="Author" w:date="2017-02-01T12:19:00Z">
        <w:r w:rsidR="00823E49">
          <w:t>,</w:t>
        </w:r>
      </w:ins>
      <w:r>
        <w:t xml:space="preserve"> </w:t>
      </w:r>
      <w:del w:id="154" w:author="Author" w:date="2017-02-01T12:19:00Z">
        <w:r w:rsidDel="00823E49">
          <w:delText>allows for</w:delText>
        </w:r>
      </w:del>
      <w:ins w:id="155" w:author="Author" w:date="2017-02-01T12:19:00Z">
        <w:r w:rsidR="00823E49">
          <w:t>enables</w:t>
        </w:r>
      </w:ins>
      <w:r>
        <w:t xml:space="preserve"> modeling the effect of sectioning, homogenization, and deformation</w:t>
      </w:r>
      <w:ins w:id="156" w:author="Author" w:date="2017-02-01T14:48:00Z">
        <w:r w:rsidR="00F71ABC">
          <w:t>,</w:t>
        </w:r>
      </w:ins>
      <w:r>
        <w:t xml:space="preserve"> given high-resolution</w:t>
      </w:r>
      <w:ins w:id="157" w:author="Author" w:date="2017-02-01T14:48:00Z">
        <w:r w:rsidR="00F71ABC">
          <w:t>,</w:t>
        </w:r>
      </w:ins>
      <w:r>
        <w:t xml:space="preserve"> un-altered data. We used </w:t>
      </w:r>
      <w:r w:rsidR="003A560E">
        <w:t xml:space="preserve">a </w:t>
      </w:r>
      <w:r>
        <w:t>generated data</w:t>
      </w:r>
      <w:r w:rsidR="00186263">
        <w:t>set</w:t>
      </w:r>
      <w:r>
        <w:t xml:space="preserve"> to test our deformation model</w:t>
      </w:r>
      <w:ins w:id="158" w:author="Author" w:date="2017-02-01T12:20:00Z">
        <w:r w:rsidR="00823E49">
          <w:t>,</w:t>
        </w:r>
      </w:ins>
      <w:r>
        <w:t xml:space="preserve"> </w:t>
      </w:r>
      <w:r w:rsidR="009D246D">
        <w:t>designed to resemble</w:t>
      </w:r>
      <w:r>
        <w:t xml:space="preserve"> 1</w:t>
      </w:r>
      <w:ins w:id="159" w:author="Author" w:date="2017-02-01T12:20:00Z">
        <w:r w:rsidR="00823E49">
          <w:t>-</w:t>
        </w:r>
      </w:ins>
      <w:del w:id="160" w:author="Author" w:date="2017-02-01T12:20:00Z">
        <w:r w:rsidDel="00823E49">
          <w:delText xml:space="preserve"> </w:delText>
        </w:r>
      </w:del>
      <w:r>
        <w:t>mm</w:t>
      </w:r>
      <w:ins w:id="161" w:author="Author" w:date="2017-02-01T12:20:00Z">
        <w:r w:rsidR="00823E49">
          <w:t>-</w:t>
        </w:r>
      </w:ins>
      <w:del w:id="162" w:author="Author" w:date="2017-02-01T12:20:00Z">
        <w:r w:rsidDel="00823E49">
          <w:delText xml:space="preserve"> </w:delText>
        </w:r>
      </w:del>
      <w:r>
        <w:t>resolution XRF core scanner data (Guyard et al. 2007; Brunschön et al. 2010; Kylander et al. 2011), and a linear dry density gradient from 0.1 to 0.5 g/cm</w:t>
      </w:r>
      <w:r>
        <w:rPr>
          <w:vertAlign w:val="superscript"/>
        </w:rPr>
        <w:t>3</w:t>
      </w:r>
      <w:r>
        <w:t xml:space="preserve">. Generated data </w:t>
      </w:r>
      <w:del w:id="163" w:author="Author" w:date="2017-02-01T12:20:00Z">
        <w:r w:rsidDel="00823E49">
          <w:delText xml:space="preserve">was </w:delText>
        </w:r>
      </w:del>
      <w:ins w:id="164" w:author="Author" w:date="2017-02-01T12:20:00Z">
        <w:r w:rsidR="00823E49">
          <w:t xml:space="preserve">were </w:t>
        </w:r>
      </w:ins>
      <w:r>
        <w:t>transformed</w:t>
      </w:r>
      <w:ins w:id="165" w:author="Author" w:date="2017-02-01T14:48:00Z">
        <w:r w:rsidR="00F71ABC">
          <w:t xml:space="preserve">, </w:t>
        </w:r>
      </w:ins>
      <w:del w:id="166" w:author="Author" w:date="2017-02-01T14:48:00Z">
        <w:r w:rsidDel="00F71ABC">
          <w:delText xml:space="preserve"> and </w:delText>
        </w:r>
      </w:del>
      <w:r>
        <w:t>smoothed</w:t>
      </w:r>
      <w:ins w:id="167" w:author="Author" w:date="2017-02-01T12:21:00Z">
        <w:r w:rsidR="00823E49">
          <w:t>,</w:t>
        </w:r>
      </w:ins>
      <w:r>
        <w:t xml:space="preserve"> random log</w:t>
      </w:r>
      <w:ins w:id="168" w:author="Author" w:date="2017-02-01T12:21:00Z">
        <w:r w:rsidR="00823E49">
          <w:t>-</w:t>
        </w:r>
      </w:ins>
      <w:del w:id="169" w:author="Author" w:date="2017-02-01T12:21:00Z">
        <w:r w:rsidDel="00823E49">
          <w:delText xml:space="preserve"> </w:delText>
        </w:r>
      </w:del>
      <w:r>
        <w:t>normal data</w:t>
      </w:r>
      <w:ins w:id="170" w:author="Author" w:date="2017-02-01T12:21:00Z">
        <w:r w:rsidR="00823E49">
          <w:t>,</w:t>
        </w:r>
      </w:ins>
      <w:r>
        <w:t xml:space="preserve"> with a </w:t>
      </w:r>
      <w:r w:rsidRPr="00F71ABC">
        <w:t>set seed</w:t>
      </w:r>
      <w:r>
        <w:t xml:space="preserve"> for replicability purposes.</w:t>
      </w:r>
    </w:p>
    <w:p w14:paraId="66ABDD31" w14:textId="77777777" w:rsidR="008B250D" w:rsidRDefault="009875A8">
      <w:pPr>
        <w:pStyle w:val="Heading1"/>
      </w:pPr>
      <w:bookmarkStart w:id="171" w:name="results"/>
      <w:bookmarkEnd w:id="171"/>
      <w:r>
        <w:t>Results</w:t>
      </w:r>
    </w:p>
    <w:p w14:paraId="53018874" w14:textId="77777777" w:rsidR="00823E49" w:rsidRDefault="00823E49">
      <w:pPr>
        <w:pStyle w:val="Heading2"/>
        <w:rPr>
          <w:ins w:id="172" w:author="Author" w:date="2017-02-01T12:21:00Z"/>
        </w:rPr>
      </w:pPr>
      <w:bookmarkStart w:id="173" w:name="core-photo-analysis-1"/>
      <w:bookmarkEnd w:id="173"/>
    </w:p>
    <w:p w14:paraId="6A5186ED" w14:textId="77777777" w:rsidR="008B250D" w:rsidRDefault="009875A8">
      <w:pPr>
        <w:pStyle w:val="Heading2"/>
      </w:pPr>
      <w:r>
        <w:t>Core photo analysis</w:t>
      </w:r>
    </w:p>
    <w:p w14:paraId="7CDCA866" w14:textId="77777777" w:rsidR="00823E49" w:rsidRDefault="00823E49">
      <w:pPr>
        <w:pStyle w:val="FirstParagraph"/>
        <w:rPr>
          <w:ins w:id="174" w:author="Author" w:date="2017-02-01T12:21:00Z"/>
        </w:rPr>
      </w:pPr>
    </w:p>
    <w:p w14:paraId="54B2220A" w14:textId="59F50184" w:rsidR="008B250D" w:rsidRDefault="009875A8">
      <w:pPr>
        <w:pStyle w:val="FirstParagraph"/>
      </w:pPr>
      <w:r>
        <w:t xml:space="preserve">We digitized 49 deformed layers from 12 scale photos of split cores. The logarithmic function </w:t>
      </w:r>
      <w:del w:id="175" w:author="Author" w:date="2017-02-01T12:22:00Z">
        <w:r w:rsidDel="00823E49">
          <w:delText xml:space="preserve">was able to </w:delText>
        </w:r>
      </w:del>
      <w:r>
        <w:t>model</w:t>
      </w:r>
      <w:ins w:id="176" w:author="Author" w:date="2017-02-01T12:22:00Z">
        <w:r w:rsidR="00823E49">
          <w:t>ed</w:t>
        </w:r>
      </w:ins>
      <w:r>
        <w:t xml:space="preserve"> most layers well (median </w:t>
      </w:r>
      <w:r>
        <w:rPr>
          <w:i/>
        </w:rPr>
        <w:t>r</w:t>
      </w:r>
      <w:r>
        <w:rPr>
          <w:i/>
          <w:vertAlign w:val="superscript"/>
        </w:rPr>
        <w:t>2</w:t>
      </w:r>
      <w:r w:rsidR="0078207F">
        <w:t xml:space="preserve"> of 0.84), but </w:t>
      </w:r>
      <w:del w:id="177" w:author="Author" w:date="2017-02-01T12:22:00Z">
        <w:r w:rsidR="0078207F" w:rsidDel="001250A7">
          <w:delText>model</w:delText>
        </w:r>
        <w:r w:rsidDel="001250A7">
          <w:delText xml:space="preserve">ed </w:delText>
        </w:r>
      </w:del>
      <w:r>
        <w:t>some layers poorly.</w:t>
      </w:r>
      <w:r w:rsidR="0002177F">
        <w:t xml:space="preserve"> This suggests that deformation forces</w:t>
      </w:r>
      <w:r w:rsidR="00431A36">
        <w:t xml:space="preserve"> other than those modeled by the logarithmic function</w:t>
      </w:r>
      <w:r w:rsidR="0002177F">
        <w:t xml:space="preserve"> </w:t>
      </w:r>
      <w:del w:id="178" w:author="Author" w:date="2017-02-01T12:22:00Z">
        <w:r w:rsidR="0002177F" w:rsidDel="001250A7">
          <w:delText xml:space="preserve">are </w:delText>
        </w:r>
      </w:del>
      <w:r w:rsidR="0002177F">
        <w:t>also act</w:t>
      </w:r>
      <w:del w:id="179" w:author="Author" w:date="2017-02-01T12:22:00Z">
        <w:r w:rsidR="0002177F" w:rsidDel="001250A7">
          <w:delText>ing</w:delText>
        </w:r>
      </w:del>
      <w:r w:rsidR="0002177F">
        <w:t xml:space="preserve"> on </w:t>
      </w:r>
      <w:r w:rsidR="00431A36">
        <w:t xml:space="preserve">sediments during coring, and that these forces may not be applied </w:t>
      </w:r>
      <w:r w:rsidR="00851A6B">
        <w:t>predictably</w:t>
      </w:r>
      <w:r w:rsidR="00431A36">
        <w:t>.</w:t>
      </w:r>
      <w:r>
        <w:t xml:space="preserve"> The </w:t>
      </w:r>
      <w:r>
        <w:rPr>
          <w:i/>
        </w:rPr>
        <w:t>b</w:t>
      </w:r>
      <w:r>
        <w:t xml:space="preserve"> coefficient ranged from 0.15 to 5.24, with a median of 0.78 (</w:t>
      </w:r>
      <w:r w:rsidR="0055696C">
        <w:t>Fig. 4</w:t>
      </w:r>
      <w:r>
        <w:t>). We chose 0, 0.5, 1, and 2 as coefficients for our model to produce a reasonable summary of the deformation that was observed (</w:t>
      </w:r>
      <w:r w:rsidR="0055696C">
        <w:t>Fig. 5</w:t>
      </w:r>
      <w:r>
        <w:t>).</w:t>
      </w:r>
      <w:r w:rsidR="005A3279">
        <w:t xml:space="preserve"> Many </w:t>
      </w:r>
      <w:ins w:id="180" w:author="Author" w:date="2017-02-01T14:50:00Z">
        <w:r w:rsidR="00F71ABC">
          <w:t xml:space="preserve">analyzed photos of </w:t>
        </w:r>
      </w:ins>
      <w:r w:rsidR="005A3279">
        <w:t>deformed core</w:t>
      </w:r>
      <w:ins w:id="181" w:author="Author" w:date="2017-02-01T14:50:00Z">
        <w:r w:rsidR="00F71ABC">
          <w:t>s</w:t>
        </w:r>
      </w:ins>
      <w:r w:rsidR="005A3279">
        <w:t xml:space="preserve"> </w:t>
      </w:r>
      <w:del w:id="182" w:author="Author" w:date="2017-02-01T14:50:00Z">
        <w:r w:rsidR="005A3279" w:rsidDel="00F71ABC">
          <w:delText xml:space="preserve">photos that were analyzed </w:delText>
        </w:r>
      </w:del>
      <w:r w:rsidR="005A3279">
        <w:t>were of cores collected by percussion coring, which can produce intense</w:t>
      </w:r>
      <w:ins w:id="183" w:author="Author" w:date="2017-02-01T14:51:00Z">
        <w:r w:rsidR="00F71ABC">
          <w:t>,</w:t>
        </w:r>
      </w:ins>
      <w:r w:rsidR="005A3279">
        <w:t xml:space="preserve"> convex upward deformation (Reasoner 1993), however photos of split gravity cores also contained observable deformation.</w:t>
      </w:r>
    </w:p>
    <w:p w14:paraId="20F83B49" w14:textId="77777777" w:rsidR="001250A7" w:rsidRDefault="001250A7">
      <w:pPr>
        <w:pStyle w:val="Heading2"/>
        <w:rPr>
          <w:ins w:id="184" w:author="Author" w:date="2017-02-01T12:23:00Z"/>
        </w:rPr>
      </w:pPr>
      <w:bookmarkStart w:id="185" w:name="deformation-model-1"/>
      <w:bookmarkEnd w:id="185"/>
    </w:p>
    <w:p w14:paraId="50D0C1B5" w14:textId="77777777" w:rsidR="008B250D" w:rsidRDefault="009875A8">
      <w:pPr>
        <w:pStyle w:val="Heading2"/>
      </w:pPr>
      <w:r>
        <w:t>Deformation model</w:t>
      </w:r>
    </w:p>
    <w:p w14:paraId="6E0716D0" w14:textId="77777777" w:rsidR="001250A7" w:rsidRDefault="001250A7">
      <w:pPr>
        <w:pStyle w:val="FirstParagraph"/>
        <w:rPr>
          <w:ins w:id="186" w:author="Author" w:date="2017-02-01T12:23:00Z"/>
        </w:rPr>
      </w:pPr>
    </w:p>
    <w:p w14:paraId="73A4220E" w14:textId="7E113643" w:rsidR="008B250D" w:rsidRDefault="009D246D">
      <w:pPr>
        <w:pStyle w:val="FirstParagraph"/>
      </w:pPr>
      <w:r>
        <w:t>Slice thicknesses of</w:t>
      </w:r>
      <w:r w:rsidR="009875A8">
        <w:t xml:space="preserve"> 0.1 cm, 0.5 cm, and 1 cm were modeled with a core</w:t>
      </w:r>
      <w:ins w:id="187" w:author="Author" w:date="2017-02-01T12:23:00Z">
        <w:r w:rsidR="001250A7">
          <w:t>-</w:t>
        </w:r>
      </w:ins>
      <w:del w:id="188" w:author="Author" w:date="2017-02-01T12:23:00Z">
        <w:r w:rsidR="009875A8" w:rsidDel="001250A7">
          <w:delText xml:space="preserve"> </w:delText>
        </w:r>
      </w:del>
      <w:r w:rsidR="009875A8">
        <w:t xml:space="preserve">barrel diameter of 6.5 cm. When </w:t>
      </w:r>
      <w:r w:rsidR="009875A8">
        <w:rPr>
          <w:i/>
        </w:rPr>
        <w:t>d</w:t>
      </w:r>
      <w:r w:rsidR="009875A8">
        <w:t xml:space="preserve">=0, </w:t>
      </w:r>
      <w:r w:rsidR="009875A8">
        <w:rPr>
          <w:i/>
        </w:rPr>
        <w:t>d</w:t>
      </w:r>
      <w:r w:rsidR="009875A8">
        <w:rPr>
          <w:i/>
          <w:vertAlign w:val="subscript"/>
        </w:rPr>
        <w:t>0</w:t>
      </w:r>
      <w:r w:rsidR="009875A8">
        <w:t xml:space="preserve"> values ranged from 0 cm to -4 cm and were more negative with increasing deformation (</w:t>
      </w:r>
      <w:r w:rsidR="0055696C">
        <w:t>Fig</w:t>
      </w:r>
      <w:ins w:id="189" w:author="Author" w:date="2017-02-01T14:51:00Z">
        <w:r w:rsidR="00F71ABC">
          <w:t>s</w:t>
        </w:r>
      </w:ins>
      <w:r w:rsidR="0055696C">
        <w:t>. 6</w:t>
      </w:r>
      <w:del w:id="190" w:author="Author" w:date="2017-02-01T14:52:00Z">
        <w:r w:rsidR="009875A8" w:rsidDel="00F71ABC">
          <w:delText xml:space="preserve">; </w:delText>
        </w:r>
        <w:r w:rsidR="0055696C" w:rsidDel="00F71ABC">
          <w:delText>Fig.</w:delText>
        </w:r>
      </w:del>
      <w:ins w:id="191" w:author="Author" w:date="2017-02-01T14:52:00Z">
        <w:r w:rsidR="00F71ABC">
          <w:t xml:space="preserve"> and </w:t>
        </w:r>
      </w:ins>
      <w:del w:id="192" w:author="Author" w:date="2017-02-01T14:52:00Z">
        <w:r w:rsidR="0055696C" w:rsidDel="00F71ABC">
          <w:delText xml:space="preserve"> </w:delText>
        </w:r>
      </w:del>
      <w:r w:rsidR="0055696C">
        <w:t>7</w:t>
      </w:r>
      <w:r w:rsidR="009875A8">
        <w:t xml:space="preserve">). Slices represented a wider range of </w:t>
      </w:r>
      <w:r w:rsidR="009875A8">
        <w:rPr>
          <w:i/>
        </w:rPr>
        <w:t>d</w:t>
      </w:r>
      <w:r w:rsidR="009875A8">
        <w:rPr>
          <w:i/>
          <w:vertAlign w:val="subscript"/>
        </w:rPr>
        <w:t>0</w:t>
      </w:r>
      <w:r w:rsidR="009875A8">
        <w:t xml:space="preserve"> values with increasing deformation (</w:t>
      </w:r>
      <w:r w:rsidR="0055696C">
        <w:t>Fig</w:t>
      </w:r>
      <w:ins w:id="193" w:author="Author" w:date="2017-02-01T14:52:00Z">
        <w:r w:rsidR="00F71ABC">
          <w:t>s</w:t>
        </w:r>
      </w:ins>
      <w:r w:rsidR="0055696C">
        <w:t>. 7</w:t>
      </w:r>
      <w:del w:id="194" w:author="Author" w:date="2017-02-01T14:52:00Z">
        <w:r w:rsidR="009875A8" w:rsidDel="00F71ABC">
          <w:delText xml:space="preserve">; </w:delText>
        </w:r>
        <w:r w:rsidR="0055696C" w:rsidDel="00F71ABC">
          <w:delText>Fig.</w:delText>
        </w:r>
      </w:del>
      <w:ins w:id="195" w:author="Author" w:date="2017-02-01T14:52:00Z">
        <w:r w:rsidR="00F71ABC">
          <w:t xml:space="preserve"> and</w:t>
        </w:r>
      </w:ins>
      <w:r w:rsidR="0055696C">
        <w:t xml:space="preserve"> 8</w:t>
      </w:r>
      <w:r w:rsidR="009875A8">
        <w:t>), and when deformation was &gt;0.5, slice</w:t>
      </w:r>
      <w:del w:id="196" w:author="Author" w:date="2017-02-01T12:23:00Z">
        <w:r w:rsidR="009875A8" w:rsidDel="001250A7">
          <w:delText xml:space="preserve"> size</w:delText>
        </w:r>
      </w:del>
      <w:r w:rsidR="009875A8">
        <w:t xml:space="preserve">s smaller than 1 cm did not </w:t>
      </w:r>
      <w:del w:id="197" w:author="Author" w:date="2017-02-01T12:23:00Z">
        <w:r w:rsidR="009875A8" w:rsidDel="001250A7">
          <w:delText xml:space="preserve">result in </w:delText>
        </w:r>
      </w:del>
      <w:r w:rsidR="009875A8">
        <w:t>decreas</w:t>
      </w:r>
      <w:del w:id="198" w:author="Author" w:date="2017-02-01T12:24:00Z">
        <w:r w:rsidR="009875A8" w:rsidDel="001250A7">
          <w:delText>ing</w:delText>
        </w:r>
      </w:del>
      <w:ins w:id="199" w:author="Author" w:date="2017-02-01T12:24:00Z">
        <w:r w:rsidR="001250A7">
          <w:t>e</w:t>
        </w:r>
      </w:ins>
      <w:r w:rsidR="009875A8">
        <w:t xml:space="preserve"> the range of </w:t>
      </w:r>
      <w:r w:rsidR="009875A8">
        <w:rPr>
          <w:i/>
        </w:rPr>
        <w:t>d</w:t>
      </w:r>
      <w:r w:rsidR="009875A8">
        <w:rPr>
          <w:i/>
          <w:vertAlign w:val="subscript"/>
        </w:rPr>
        <w:t>0</w:t>
      </w:r>
      <w:r w:rsidR="009875A8">
        <w:t xml:space="preserve"> values.</w:t>
      </w:r>
      <w:r w:rsidR="00C921D8">
        <w:t xml:space="preserve"> In the model, </w:t>
      </w:r>
      <w:r w:rsidR="00C921D8">
        <w:rPr>
          <w:i/>
        </w:rPr>
        <w:t>d</w:t>
      </w:r>
      <w:r w:rsidR="00C921D8">
        <w:rPr>
          <w:i/>
          <w:vertAlign w:val="subscript"/>
        </w:rPr>
        <w:t>0</w:t>
      </w:r>
      <w:r w:rsidR="00C921D8">
        <w:t xml:space="preserve"> values of high magnitude were concentrated in the outer few millimeters of the section.</w:t>
      </w:r>
    </w:p>
    <w:p w14:paraId="48313265" w14:textId="77777777" w:rsidR="001250A7" w:rsidRDefault="001250A7">
      <w:pPr>
        <w:pStyle w:val="Heading2"/>
        <w:rPr>
          <w:ins w:id="200" w:author="Author" w:date="2017-02-01T12:24:00Z"/>
        </w:rPr>
      </w:pPr>
      <w:bookmarkStart w:id="201" w:name="effect-on-paleolimnological-data-1"/>
      <w:bookmarkEnd w:id="201"/>
    </w:p>
    <w:p w14:paraId="7ABB631A" w14:textId="77777777" w:rsidR="008B250D" w:rsidRDefault="009875A8">
      <w:pPr>
        <w:pStyle w:val="Heading2"/>
      </w:pPr>
      <w:r>
        <w:t>Effect on paleolimnological data</w:t>
      </w:r>
    </w:p>
    <w:p w14:paraId="03D97384" w14:textId="77777777" w:rsidR="001250A7" w:rsidRDefault="001250A7">
      <w:pPr>
        <w:pStyle w:val="FirstParagraph"/>
        <w:rPr>
          <w:ins w:id="202" w:author="Author" w:date="2017-02-01T12:24:00Z"/>
        </w:rPr>
      </w:pPr>
    </w:p>
    <w:p w14:paraId="01D5CB91" w14:textId="698DBDD4" w:rsidR="008B250D" w:rsidRDefault="009875A8">
      <w:pPr>
        <w:pStyle w:val="FirstParagraph"/>
      </w:pPr>
      <w:r>
        <w:t xml:space="preserve">As expected, increasing the thickness of the extrusion interval decreased the detail </w:t>
      </w:r>
      <w:del w:id="203" w:author="Author" w:date="2017-02-01T14:52:00Z">
        <w:r w:rsidDel="00F71ABC">
          <w:delText xml:space="preserve">that was </w:delText>
        </w:r>
      </w:del>
      <w:r>
        <w:t>visible in the data (</w:t>
      </w:r>
      <w:r w:rsidR="0055696C">
        <w:t>Fig. 9</w:t>
      </w:r>
      <w:r>
        <w:t xml:space="preserve">).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interval. High values in the topmost sample are an artifact of the model; it is likely that the </w:t>
      </w:r>
      <w:del w:id="204" w:author="Author" w:date="2017-02-01T12:25:00Z">
        <w:r w:rsidDel="001250A7">
          <w:delText xml:space="preserve">behavior </w:delText>
        </w:r>
      </w:del>
      <w:ins w:id="205" w:author="Author" w:date="2017-02-01T12:25:00Z">
        <w:r w:rsidR="001250A7">
          <w:t xml:space="preserve">effect </w:t>
        </w:r>
      </w:ins>
      <w:r>
        <w:t xml:space="preserve">of deformation </w:t>
      </w:r>
      <w:del w:id="206" w:author="Author" w:date="2017-02-01T12:25:00Z">
        <w:r w:rsidDel="001250A7">
          <w:delText xml:space="preserve">differs </w:delText>
        </w:r>
      </w:del>
      <w:r>
        <w:t xml:space="preserve">at the top of the core </w:t>
      </w:r>
      <w:ins w:id="207" w:author="Author" w:date="2017-02-01T12:25:00Z">
        <w:r w:rsidR="001250A7">
          <w:t>differs</w:t>
        </w:r>
      </w:ins>
      <w:del w:id="208" w:author="Author" w:date="2017-02-01T12:25:00Z">
        <w:r w:rsidDel="001250A7">
          <w:delText>compared</w:delText>
        </w:r>
      </w:del>
      <w:r>
        <w:t xml:space="preserve"> </w:t>
      </w:r>
      <w:del w:id="209" w:author="Author" w:date="2017-02-01T12:25:00Z">
        <w:r w:rsidDel="001250A7">
          <w:delText xml:space="preserve">to </w:delText>
        </w:r>
      </w:del>
      <w:ins w:id="210" w:author="Author" w:date="2017-02-01T12:25:00Z">
        <w:r w:rsidR="001250A7">
          <w:t xml:space="preserve">from the effect of </w:t>
        </w:r>
      </w:ins>
      <w:r>
        <w:t xml:space="preserve">deformation </w:t>
      </w:r>
      <w:del w:id="211" w:author="Author" w:date="2017-02-01T14:53:00Z">
        <w:r w:rsidDel="00F71ABC">
          <w:delText>below</w:delText>
        </w:r>
      </w:del>
      <w:ins w:id="212" w:author="Author" w:date="2017-02-01T14:53:00Z">
        <w:r w:rsidR="00F71ABC">
          <w:t>deeper in the section</w:t>
        </w:r>
      </w:ins>
      <w:r>
        <w:t>. Increasing the degree of deformation also decreased the ability to resolve high</w:t>
      </w:r>
      <w:ins w:id="213" w:author="Author" w:date="2017-02-01T12:26:00Z">
        <w:r w:rsidR="001250A7">
          <w:t>-</w:t>
        </w:r>
      </w:ins>
      <w:del w:id="214" w:author="Author" w:date="2017-02-01T12:26:00Z">
        <w:r w:rsidDel="001250A7">
          <w:delText xml:space="preserve"> </w:delText>
        </w:r>
      </w:del>
      <w:r>
        <w:t xml:space="preserve">concentration layers, decreased the peak concentration, and also resulted in increasing the depth at which peak values were observed. When deformation occurred, decreasing the extrusion interval size did not result in increasing the effective resolution of the data. In particular, </w:t>
      </w:r>
      <w:del w:id="215" w:author="Author" w:date="2017-02-01T12:26:00Z">
        <w:r w:rsidDel="001250A7">
          <w:delText xml:space="preserve">the </w:delText>
        </w:r>
      </w:del>
      <w:r>
        <w:t>extrusion interval</w:t>
      </w:r>
      <w:ins w:id="216" w:author="Author" w:date="2017-02-01T12:26:00Z">
        <w:r w:rsidR="001250A7">
          <w:t>s</w:t>
        </w:r>
      </w:ins>
      <w:r>
        <w:t xml:space="preserve"> of 0.1 cm and 0.5 cm produced nearly identical results when any deformation was applied in our model.</w:t>
      </w:r>
    </w:p>
    <w:p w14:paraId="01EF3B8B" w14:textId="77777777" w:rsidR="008B250D" w:rsidRDefault="009875A8">
      <w:pPr>
        <w:pStyle w:val="Heading1"/>
      </w:pPr>
      <w:bookmarkStart w:id="217" w:name="conclusions"/>
      <w:bookmarkEnd w:id="217"/>
      <w:r>
        <w:t>Conclusions</w:t>
      </w:r>
    </w:p>
    <w:p w14:paraId="67176FA2" w14:textId="77777777" w:rsidR="001250A7" w:rsidRDefault="001250A7">
      <w:pPr>
        <w:pStyle w:val="FirstParagraph"/>
        <w:rPr>
          <w:ins w:id="218" w:author="Author" w:date="2017-02-01T12:27:00Z"/>
        </w:rPr>
      </w:pPr>
    </w:p>
    <w:p w14:paraId="51CBEA03" w14:textId="6074C223" w:rsidR="008B250D" w:rsidRDefault="009875A8">
      <w:pPr>
        <w:pStyle w:val="FirstParagraph"/>
      </w:pPr>
      <w:r>
        <w:t xml:space="preserve">The </w:t>
      </w:r>
      <w:del w:id="219" w:author="Author" w:date="2017-02-01T12:27:00Z">
        <w:r w:rsidDel="001250A7">
          <w:delText xml:space="preserve">data </w:delText>
        </w:r>
      </w:del>
      <w:ins w:id="220" w:author="Author" w:date="2017-02-01T12:27:00Z">
        <w:r w:rsidR="001250A7">
          <w:t xml:space="preserve">model </w:t>
        </w:r>
      </w:ins>
      <w:del w:id="221" w:author="Author" w:date="2017-02-01T12:27:00Z">
        <w:r w:rsidDel="001250A7">
          <w:delText xml:space="preserve">indicated </w:delText>
        </w:r>
      </w:del>
      <w:ins w:id="222" w:author="Author" w:date="2017-02-01T12:27:00Z">
        <w:r w:rsidR="001250A7">
          <w:t xml:space="preserve">indicates </w:t>
        </w:r>
      </w:ins>
      <w:r>
        <w:t xml:space="preserve">that even minimal </w:t>
      </w:r>
      <w:r w:rsidR="009E48D0">
        <w:t xml:space="preserve">convex upward </w:t>
      </w:r>
      <w:r>
        <w:t xml:space="preserve">deformation has an effect on paleolimnological data. Even when </w:t>
      </w:r>
      <w:r w:rsidR="005144A6">
        <w:t>deformation was</w:t>
      </w:r>
      <w:r>
        <w:t xml:space="preserve"> small, </w:t>
      </w:r>
      <w:del w:id="223" w:author="Author" w:date="2017-02-01T12:28:00Z">
        <w:r w:rsidDel="001250A7">
          <w:delText xml:space="preserve">decreasing </w:delText>
        </w:r>
      </w:del>
      <w:ins w:id="224" w:author="Author" w:date="2017-02-01T12:28:00Z">
        <w:r w:rsidR="001250A7">
          <w:t xml:space="preserve">reducing </w:t>
        </w:r>
      </w:ins>
      <w:r>
        <w:t>the extrusion interval did not result in an appreciabl</w:t>
      </w:r>
      <w:r w:rsidR="005144A6">
        <w:t>e</w:t>
      </w:r>
      <w:r>
        <w:t xml:space="preserve"> differen</w:t>
      </w:r>
      <w:r w:rsidR="005144A6">
        <w:t xml:space="preserve">ce in the </w:t>
      </w:r>
      <w:r>
        <w:t>paleolimnological data (</w:t>
      </w:r>
      <w:r w:rsidR="0055696C">
        <w:t>Fig. 9</w:t>
      </w:r>
      <w:r>
        <w:t xml:space="preserve">) or </w:t>
      </w:r>
      <w:del w:id="225" w:author="Author" w:date="2017-02-01T12:28:00Z">
        <w:r w:rsidDel="001250A7">
          <w:delText xml:space="preserve">in </w:delText>
        </w:r>
      </w:del>
      <w:r>
        <w:t>decreas</w:t>
      </w:r>
      <w:del w:id="226" w:author="Author" w:date="2017-02-01T12:28:00Z">
        <w:r w:rsidDel="001250A7">
          <w:delText xml:space="preserve">ing </w:delText>
        </w:r>
      </w:del>
      <w:ins w:id="227" w:author="Author" w:date="2017-02-01T12:28:00Z">
        <w:r w:rsidR="001250A7">
          <w:t xml:space="preserve">e </w:t>
        </w:r>
      </w:ins>
      <w:r>
        <w:t>the range of depths represented by the slice (</w:t>
      </w:r>
      <w:r w:rsidR="0055696C">
        <w:t>Fig. 8</w:t>
      </w:r>
      <w:r>
        <w:t>). Extrusion methods can produce sediment intervals of less than 0.1 cm (Cocquyt and Israël 2004)</w:t>
      </w:r>
      <w:ins w:id="228" w:author="Author" w:date="2017-02-01T12:30:00Z">
        <w:r w:rsidR="001250A7">
          <w:t>.</w:t>
        </w:r>
      </w:ins>
      <w:del w:id="229" w:author="Author" w:date="2017-02-01T12:30:00Z">
        <w:r w:rsidDel="001250A7">
          <w:delText>,</w:delText>
        </w:r>
      </w:del>
      <w:r>
        <w:t xml:space="preserve"> </w:t>
      </w:r>
      <w:ins w:id="230" w:author="Author" w:date="2017-02-01T12:31:00Z">
        <w:r w:rsidR="001250A7">
          <w:t>O</w:t>
        </w:r>
      </w:ins>
      <w:del w:id="231" w:author="Author" w:date="2017-02-01T12:31:00Z">
        <w:r w:rsidDel="001250A7">
          <w:delText>howeve</w:delText>
        </w:r>
      </w:del>
      <w:del w:id="232" w:author="Author" w:date="2017-02-01T12:30:00Z">
        <w:r w:rsidDel="001250A7">
          <w:delText>r o</w:delText>
        </w:r>
      </w:del>
      <w:r>
        <w:t>ur data</w:t>
      </w:r>
      <w:ins w:id="233" w:author="Author" w:date="2017-02-01T12:31:00Z">
        <w:r w:rsidR="001250A7">
          <w:t>, however,</w:t>
        </w:r>
      </w:ins>
      <w:r>
        <w:t xml:space="preserve"> suggest that reducing the extrusion interval does not increase the effective resolution of the data if sediment</w:t>
      </w:r>
      <w:ins w:id="234" w:author="Author" w:date="2017-02-01T12:30:00Z">
        <w:r w:rsidR="001250A7">
          <w:t>s</w:t>
        </w:r>
      </w:ins>
      <w:r>
        <w:t xml:space="preserve"> </w:t>
      </w:r>
      <w:del w:id="235" w:author="Author" w:date="2017-02-01T12:29:00Z">
        <w:r w:rsidDel="001250A7">
          <w:delText>has been</w:delText>
        </w:r>
      </w:del>
      <w:ins w:id="236" w:author="Author" w:date="2017-02-01T12:29:00Z">
        <w:r w:rsidR="001250A7">
          <w:t>w</w:t>
        </w:r>
      </w:ins>
      <w:ins w:id="237" w:author="Author" w:date="2017-02-01T12:30:00Z">
        <w:r w:rsidR="001250A7">
          <w:t>ere</w:t>
        </w:r>
      </w:ins>
      <w:r>
        <w:t xml:space="preserve"> deformed by coring. </w:t>
      </w:r>
      <w:del w:id="238" w:author="Author" w:date="2017-02-01T12:31:00Z">
        <w:r w:rsidDel="001250A7">
          <w:delText xml:space="preserve">Our </w:delText>
        </w:r>
      </w:del>
      <w:ins w:id="239" w:author="Author" w:date="2017-02-01T12:31:00Z">
        <w:r w:rsidR="001250A7">
          <w:t xml:space="preserve">The </w:t>
        </w:r>
      </w:ins>
      <w:r>
        <w:t xml:space="preserve">data </w:t>
      </w:r>
      <w:ins w:id="240" w:author="Author" w:date="2017-02-01T12:31:00Z">
        <w:r w:rsidR="001250A7">
          <w:t xml:space="preserve">also </w:t>
        </w:r>
      </w:ins>
      <w:r>
        <w:t xml:space="preserve">suggest that </w:t>
      </w:r>
      <w:ins w:id="241" w:author="Author" w:date="2017-02-01T12:32:00Z">
        <w:r w:rsidR="00047591">
          <w:t xml:space="preserve">it is essential to </w:t>
        </w:r>
      </w:ins>
      <w:r>
        <w:t>check</w:t>
      </w:r>
      <w:del w:id="242" w:author="Author" w:date="2017-02-01T12:32:00Z">
        <w:r w:rsidDel="00047591">
          <w:delText>ing</w:delText>
        </w:r>
      </w:del>
      <w:r>
        <w:t xml:space="preserve"> for deformation </w:t>
      </w:r>
      <w:del w:id="243" w:author="Author" w:date="2017-02-01T12:32:00Z">
        <w:r w:rsidDel="001250A7">
          <w:delText>due to</w:delText>
        </w:r>
      </w:del>
      <w:ins w:id="244" w:author="Author" w:date="2017-02-01T12:32:00Z">
        <w:r w:rsidR="001250A7">
          <w:t>caused by</w:t>
        </w:r>
      </w:ins>
      <w:r>
        <w:t xml:space="preserve"> coring </w:t>
      </w:r>
      <w:del w:id="245" w:author="Author" w:date="2017-02-01T12:32:00Z">
        <w:r w:rsidDel="00047591">
          <w:delText>is essential prior to</w:delText>
        </w:r>
      </w:del>
      <w:ins w:id="246" w:author="Author" w:date="2017-02-01T12:32:00Z">
        <w:r w:rsidR="00047591">
          <w:t>before</w:t>
        </w:r>
      </w:ins>
      <w:r>
        <w:t xml:space="preserve"> conducting high-resolution </w:t>
      </w:r>
      <w:del w:id="247" w:author="Author" w:date="2017-02-01T12:32:00Z">
        <w:r w:rsidDel="00047591">
          <w:delText xml:space="preserve">analysis </w:delText>
        </w:r>
      </w:del>
      <w:ins w:id="248" w:author="Author" w:date="2017-02-01T12:32:00Z">
        <w:r w:rsidR="00047591">
          <w:t xml:space="preserve">analyses </w:t>
        </w:r>
      </w:ins>
      <w:r>
        <w:t>of horizontally sectioned samples</w:t>
      </w:r>
      <w:r w:rsidR="00C921D8">
        <w:t xml:space="preserve">, and that eliminating the outer several millimeters of extruded </w:t>
      </w:r>
      <w:ins w:id="249" w:author="Author" w:date="2017-02-01T12:33:00Z">
        <w:r w:rsidR="00047591">
          <w:t xml:space="preserve">core </w:t>
        </w:r>
      </w:ins>
      <w:r w:rsidR="00C921D8">
        <w:t xml:space="preserve">sections may mitigate the effects of </w:t>
      </w:r>
      <w:del w:id="250" w:author="Author" w:date="2017-02-01T12:33:00Z">
        <w:r w:rsidR="00C921D8" w:rsidDel="00047591">
          <w:delText xml:space="preserve">possible </w:delText>
        </w:r>
      </w:del>
      <w:r w:rsidR="00C921D8">
        <w:t>deformation</w:t>
      </w:r>
      <w:r>
        <w:t>.</w:t>
      </w:r>
      <w:r w:rsidR="00964F52">
        <w:t xml:space="preserve"> We recognize the limits of </w:t>
      </w:r>
      <w:ins w:id="251" w:author="Author" w:date="2017-02-01T12:33:00Z">
        <w:r w:rsidR="00047591">
          <w:t xml:space="preserve">applying </w:t>
        </w:r>
      </w:ins>
      <w:del w:id="252" w:author="Author" w:date="2017-02-01T12:33:00Z">
        <w:r w:rsidR="00964F52" w:rsidDel="00047591">
          <w:delText xml:space="preserve">an </w:delText>
        </w:r>
      </w:del>
      <w:ins w:id="253" w:author="Author" w:date="2017-02-01T12:33:00Z">
        <w:r w:rsidR="00047591">
          <w:t xml:space="preserve">a simple </w:t>
        </w:r>
      </w:ins>
      <w:r w:rsidR="00964F52">
        <w:t xml:space="preserve">idealized model </w:t>
      </w:r>
      <w:del w:id="254" w:author="Author" w:date="2017-02-01T12:34:00Z">
        <w:r w:rsidR="00964F52" w:rsidDel="00047591">
          <w:delText xml:space="preserve">where </w:delText>
        </w:r>
      </w:del>
      <w:ins w:id="255" w:author="Author" w:date="2017-02-01T12:34:00Z">
        <w:r w:rsidR="00047591">
          <w:t xml:space="preserve">to cases where </w:t>
        </w:r>
      </w:ins>
      <w:r w:rsidR="00964F52">
        <w:t>many deformation forces exist</w:t>
      </w:r>
      <w:del w:id="256" w:author="Author" w:date="2017-02-01T12:34:00Z">
        <w:r w:rsidR="00964F52" w:rsidDel="00047591">
          <w:delText xml:space="preserve">, </w:delText>
        </w:r>
      </w:del>
      <w:ins w:id="257" w:author="Author" w:date="2017-02-01T12:34:00Z">
        <w:r w:rsidR="00047591">
          <w:t>. W</w:t>
        </w:r>
      </w:ins>
      <w:del w:id="258" w:author="Author" w:date="2017-02-01T12:34:00Z">
        <w:r w:rsidR="00964F52" w:rsidDel="00047591">
          <w:delText>however w</w:delText>
        </w:r>
      </w:del>
      <w:r w:rsidR="00964F52">
        <w:t>e</w:t>
      </w:r>
      <w:ins w:id="259" w:author="Author" w:date="2017-02-01T14:56:00Z">
        <w:r w:rsidR="00B726B6">
          <w:t xml:space="preserve"> </w:t>
        </w:r>
      </w:ins>
      <w:del w:id="260" w:author="Author" w:date="2017-02-01T14:56:00Z">
        <w:r w:rsidR="00964F52" w:rsidDel="00B726B6">
          <w:delText xml:space="preserve"> </w:delText>
        </w:r>
      </w:del>
      <w:r w:rsidR="00964F52">
        <w:t xml:space="preserve">leave the modeling of more complex deformation </w:t>
      </w:r>
      <w:del w:id="261" w:author="Author" w:date="2017-02-01T12:35:00Z">
        <w:r w:rsidR="00964F52" w:rsidDel="00047591">
          <w:delText xml:space="preserve">using similar methods </w:delText>
        </w:r>
      </w:del>
      <w:r w:rsidR="00964F52">
        <w:t xml:space="preserve">to </w:t>
      </w:r>
      <w:del w:id="262" w:author="Author" w:date="2017-02-01T12:35:00Z">
        <w:r w:rsidR="00964F52" w:rsidDel="00047591">
          <w:delText>future authors</w:delText>
        </w:r>
      </w:del>
      <w:ins w:id="263" w:author="Author" w:date="2017-02-01T14:56:00Z">
        <w:r w:rsidR="00B726B6">
          <w:t>future</w:t>
        </w:r>
      </w:ins>
      <w:ins w:id="264" w:author="Author" w:date="2017-02-01T12:35:00Z">
        <w:r w:rsidR="00047591">
          <w:t xml:space="preserve"> investigators</w:t>
        </w:r>
      </w:ins>
      <w:r w:rsidR="00964F52">
        <w:t>.</w:t>
      </w:r>
    </w:p>
    <w:p w14:paraId="16DD4D81" w14:textId="77777777" w:rsidR="008B250D" w:rsidRDefault="009875A8">
      <w:pPr>
        <w:pStyle w:val="Heading1"/>
      </w:pPr>
      <w:bookmarkStart w:id="265" w:name="acknowledgements"/>
      <w:bookmarkEnd w:id="265"/>
      <w:r>
        <w:t>Acknowledgements</w:t>
      </w:r>
    </w:p>
    <w:p w14:paraId="42F30696" w14:textId="2FD3D5CE" w:rsidR="008B250D" w:rsidRDefault="009875A8">
      <w:pPr>
        <w:pStyle w:val="FirstParagraph"/>
      </w:pPr>
      <w:r>
        <w:t>We acknowledge funding from the Natural Sciences and Engineering Research Council (NSERC) of Canada</w:t>
      </w:r>
      <w:r w:rsidR="00F9409B">
        <w:t xml:space="preserve">, </w:t>
      </w:r>
      <w:r>
        <w:t xml:space="preserve">the </w:t>
      </w:r>
      <w:r w:rsidR="00F9409B">
        <w:t xml:space="preserve">insightful </w:t>
      </w:r>
      <w:r>
        <w:t xml:space="preserve">comments on this manuscript from </w:t>
      </w:r>
      <w:r w:rsidR="00F9409B">
        <w:t>both anonymous reviewers, and Mark Brenner for editorial handling</w:t>
      </w:r>
      <w:r>
        <w:t>.</w:t>
      </w:r>
      <w:r w:rsidR="00F9409B">
        <w:t xml:space="preserve"> </w:t>
      </w:r>
    </w:p>
    <w:p w14:paraId="31063197" w14:textId="77777777" w:rsidR="00047591" w:rsidRDefault="00047591">
      <w:pPr>
        <w:rPr>
          <w:ins w:id="266" w:author="Author" w:date="2017-02-01T12:35:00Z"/>
          <w:rFonts w:eastAsiaTheme="majorEastAsia" w:cstheme="majorBidi"/>
          <w:b/>
          <w:bCs/>
          <w:szCs w:val="32"/>
        </w:rPr>
      </w:pPr>
      <w:bookmarkStart w:id="267" w:name="tables"/>
      <w:bookmarkEnd w:id="267"/>
      <w:ins w:id="268" w:author="Author" w:date="2017-02-01T12:35:00Z">
        <w:r>
          <w:br w:type="page"/>
        </w:r>
      </w:ins>
    </w:p>
    <w:p w14:paraId="00506F3B" w14:textId="4B1CF595" w:rsidR="008B250D" w:rsidRDefault="009875A8">
      <w:pPr>
        <w:pStyle w:val="Heading1"/>
      </w:pPr>
      <w:r>
        <w:t>Tables</w:t>
      </w:r>
    </w:p>
    <w:p w14:paraId="6EACE1C0" w14:textId="77777777" w:rsidR="007E246D" w:rsidRPr="007E246D" w:rsidRDefault="007E246D" w:rsidP="007E246D">
      <w:pPr>
        <w:pStyle w:val="BodyText"/>
        <w:ind w:firstLine="0"/>
      </w:pPr>
    </w:p>
    <w:p w14:paraId="28C7C988" w14:textId="56185536"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del w:id="269" w:author="Author" w:date="2017-02-01T14:56:00Z">
        <w:r w:rsidR="009875A8" w:rsidRPr="007E246D" w:rsidDel="00B726B6">
          <w:rPr>
            <w:i w:val="0"/>
          </w:rPr>
          <w:delText>.</w:delText>
        </w:r>
      </w:del>
      <w:r w:rsidR="005A3279">
        <w:rPr>
          <w:i w:val="0"/>
        </w:rPr>
        <w:t xml:space="preserve"> </w:t>
      </w:r>
    </w:p>
    <w:tbl>
      <w:tblPr>
        <w:tblW w:w="4383" w:type="pct"/>
        <w:tblLayout w:type="fixed"/>
        <w:tblLook w:val="07E0" w:firstRow="1" w:lastRow="1" w:firstColumn="1" w:lastColumn="1" w:noHBand="1" w:noVBand="1"/>
        <w:tblCaption w:val="Table 1. Sources of core photos that contained digitized layers used in this study."/>
      </w:tblPr>
      <w:tblGrid>
        <w:gridCol w:w="1667"/>
        <w:gridCol w:w="1135"/>
        <w:gridCol w:w="2270"/>
        <w:gridCol w:w="2691"/>
      </w:tblGrid>
      <w:tr w:rsidR="000F36A4" w14:paraId="0953CF91" w14:textId="53EBD9A1" w:rsidTr="005464BD">
        <w:tc>
          <w:tcPr>
            <w:tcW w:w="1074" w:type="pct"/>
            <w:tcBorders>
              <w:bottom w:val="single" w:sz="0" w:space="0" w:color="auto"/>
            </w:tcBorders>
            <w:vAlign w:val="bottom"/>
          </w:tcPr>
          <w:p w14:paraId="138B287F" w14:textId="77777777" w:rsidR="00851A6B" w:rsidRDefault="00851A6B">
            <w:pPr>
              <w:pStyle w:val="Compact"/>
            </w:pPr>
            <w:r>
              <w:t>Photo ID</w:t>
            </w:r>
          </w:p>
        </w:tc>
        <w:tc>
          <w:tcPr>
            <w:tcW w:w="731" w:type="pct"/>
            <w:tcBorders>
              <w:bottom w:val="single" w:sz="0" w:space="0" w:color="auto"/>
            </w:tcBorders>
            <w:vAlign w:val="bottom"/>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
          <w:p w14:paraId="1B90492C" w14:textId="4B642BAC" w:rsidR="00851A6B" w:rsidRDefault="00851A6B">
            <w:pPr>
              <w:pStyle w:val="Compact"/>
            </w:pPr>
            <w:r>
              <w:t>Reference</w:t>
            </w:r>
          </w:p>
        </w:tc>
        <w:tc>
          <w:tcPr>
            <w:tcW w:w="1733" w:type="pct"/>
            <w:tcBorders>
              <w:bottom w:val="single" w:sz="0" w:space="0" w:color="auto"/>
            </w:tcBorders>
            <w:vAlign w:val="bottom"/>
          </w:tcPr>
          <w:p w14:paraId="1A08DE3E" w14:textId="62D9C8B8" w:rsidR="00851A6B" w:rsidRDefault="00851A6B" w:rsidP="00EB6C14">
            <w:pPr>
              <w:pStyle w:val="Compact"/>
            </w:pPr>
            <w:r>
              <w:t>Coring Method</w:t>
            </w:r>
          </w:p>
        </w:tc>
      </w:tr>
      <w:tr w:rsidR="000F36A4" w14:paraId="00D9C07B" w14:textId="6142A173" w:rsidTr="005464BD">
        <w:tc>
          <w:tcPr>
            <w:tcW w:w="1074" w:type="pct"/>
          </w:tcPr>
          <w:p w14:paraId="6F4E9217" w14:textId="77777777" w:rsidR="00851A6B" w:rsidRDefault="00851A6B">
            <w:pPr>
              <w:pStyle w:val="Compact"/>
            </w:pPr>
            <w:r>
              <w:t>cheak1</w:t>
            </w:r>
          </w:p>
        </w:tc>
        <w:tc>
          <w:tcPr>
            <w:tcW w:w="731" w:type="pct"/>
          </w:tcPr>
          <w:p w14:paraId="344760D6" w14:textId="77777777" w:rsidR="00851A6B" w:rsidRDefault="00851A6B">
            <w:pPr>
              <w:pStyle w:val="Compact"/>
              <w:jc w:val="right"/>
            </w:pPr>
            <w:r>
              <w:t>8</w:t>
            </w:r>
          </w:p>
        </w:tc>
        <w:tc>
          <w:tcPr>
            <w:tcW w:w="1462" w:type="pct"/>
          </w:tcPr>
          <w:p w14:paraId="315ABB8C" w14:textId="50544191" w:rsidR="00851A6B" w:rsidRDefault="00851A6B">
            <w:pPr>
              <w:pStyle w:val="Compact"/>
            </w:pPr>
            <w:r>
              <w:t>Menounos and Clague (2008)</w:t>
            </w:r>
          </w:p>
        </w:tc>
        <w:tc>
          <w:tcPr>
            <w:tcW w:w="1733" w:type="pct"/>
          </w:tcPr>
          <w:p w14:paraId="5438AA11" w14:textId="57F62923" w:rsidR="00851A6B" w:rsidRDefault="00851A6B">
            <w:pPr>
              <w:pStyle w:val="Compact"/>
            </w:pPr>
            <w:r>
              <w:t>Percussion or gravity</w:t>
            </w:r>
          </w:p>
        </w:tc>
      </w:tr>
      <w:tr w:rsidR="000F36A4" w14:paraId="6C6DB82E" w14:textId="1CE14098" w:rsidTr="005464BD">
        <w:tc>
          <w:tcPr>
            <w:tcW w:w="1074" w:type="pct"/>
          </w:tcPr>
          <w:p w14:paraId="3CB9E143" w14:textId="77777777" w:rsidR="00851A6B" w:rsidRDefault="00851A6B">
            <w:pPr>
              <w:pStyle w:val="Compact"/>
            </w:pPr>
            <w:r>
              <w:t>cheak2</w:t>
            </w:r>
          </w:p>
        </w:tc>
        <w:tc>
          <w:tcPr>
            <w:tcW w:w="731" w:type="pct"/>
          </w:tcPr>
          <w:p w14:paraId="4203921F" w14:textId="77777777" w:rsidR="00851A6B" w:rsidRDefault="00851A6B">
            <w:pPr>
              <w:pStyle w:val="Compact"/>
              <w:jc w:val="right"/>
            </w:pPr>
            <w:r>
              <w:t>8</w:t>
            </w:r>
          </w:p>
        </w:tc>
        <w:tc>
          <w:tcPr>
            <w:tcW w:w="1462" w:type="pct"/>
          </w:tcPr>
          <w:p w14:paraId="1E0978D8" w14:textId="5C7003F2" w:rsidR="00851A6B" w:rsidRDefault="00851A6B">
            <w:pPr>
              <w:pStyle w:val="Compact"/>
            </w:pPr>
            <w:r>
              <w:t>Menounos and Clague (2008)</w:t>
            </w:r>
          </w:p>
        </w:tc>
        <w:tc>
          <w:tcPr>
            <w:tcW w:w="1733" w:type="pct"/>
          </w:tcPr>
          <w:p w14:paraId="0877C8B6" w14:textId="19951768" w:rsidR="00851A6B" w:rsidRDefault="00851A6B">
            <w:pPr>
              <w:pStyle w:val="Compact"/>
            </w:pPr>
            <w:r>
              <w:t>Percussion or gravity</w:t>
            </w:r>
          </w:p>
        </w:tc>
      </w:tr>
      <w:tr w:rsidR="000F36A4" w14:paraId="17DC4361" w14:textId="765B9826" w:rsidTr="005464BD">
        <w:tc>
          <w:tcPr>
            <w:tcW w:w="1074" w:type="pct"/>
          </w:tcPr>
          <w:p w14:paraId="483FA204" w14:textId="77777777" w:rsidR="00851A6B" w:rsidRDefault="00851A6B">
            <w:pPr>
              <w:pStyle w:val="Compact"/>
            </w:pPr>
            <w:r>
              <w:t>crevice_lake</w:t>
            </w:r>
          </w:p>
        </w:tc>
        <w:tc>
          <w:tcPr>
            <w:tcW w:w="731" w:type="pct"/>
          </w:tcPr>
          <w:p w14:paraId="4C373D1B" w14:textId="77777777" w:rsidR="00851A6B" w:rsidRDefault="00851A6B">
            <w:pPr>
              <w:pStyle w:val="Compact"/>
              <w:jc w:val="right"/>
            </w:pPr>
            <w:r>
              <w:t>12</w:t>
            </w:r>
          </w:p>
        </w:tc>
        <w:tc>
          <w:tcPr>
            <w:tcW w:w="1462" w:type="pct"/>
          </w:tcPr>
          <w:p w14:paraId="7E3023D9" w14:textId="3C25EBF6" w:rsidR="00851A6B" w:rsidRDefault="00851A6B">
            <w:pPr>
              <w:pStyle w:val="Compact"/>
            </w:pPr>
            <w:r>
              <w:t>Rosenbaum et al. (2010)</w:t>
            </w:r>
          </w:p>
        </w:tc>
        <w:tc>
          <w:tcPr>
            <w:tcW w:w="1733" w:type="pct"/>
          </w:tcPr>
          <w:p w14:paraId="32E8E630" w14:textId="07AFB5A5" w:rsidR="00851A6B" w:rsidRDefault="00851A6B">
            <w:pPr>
              <w:pStyle w:val="Compact"/>
            </w:pPr>
            <w:r>
              <w:t>Percussion piston</w:t>
            </w:r>
          </w:p>
        </w:tc>
      </w:tr>
      <w:tr w:rsidR="000F36A4" w14:paraId="21C7B369" w14:textId="2BD386FF" w:rsidTr="005464BD">
        <w:tc>
          <w:tcPr>
            <w:tcW w:w="1074" w:type="pct"/>
          </w:tcPr>
          <w:p w14:paraId="7811AA57" w14:textId="77777777" w:rsidR="00851A6B" w:rsidRDefault="00851A6B">
            <w:pPr>
              <w:pStyle w:val="Compact"/>
            </w:pPr>
            <w:r>
              <w:t>ds_unpubl1</w:t>
            </w:r>
          </w:p>
        </w:tc>
        <w:tc>
          <w:tcPr>
            <w:tcW w:w="731" w:type="pct"/>
          </w:tcPr>
          <w:p w14:paraId="58C0BE18" w14:textId="77777777" w:rsidR="00851A6B" w:rsidRDefault="00851A6B">
            <w:pPr>
              <w:pStyle w:val="Compact"/>
              <w:jc w:val="right"/>
            </w:pPr>
            <w:r>
              <w:t>1</w:t>
            </w:r>
          </w:p>
        </w:tc>
        <w:tc>
          <w:tcPr>
            <w:tcW w:w="1462" w:type="pct"/>
          </w:tcPr>
          <w:p w14:paraId="75498D89" w14:textId="0717EE84" w:rsidR="00851A6B" w:rsidRDefault="00851A6B">
            <w:pPr>
              <w:pStyle w:val="Compact"/>
            </w:pPr>
            <w:r>
              <w:t>Dunnington and Spooner (unpublished data)</w:t>
            </w:r>
          </w:p>
        </w:tc>
        <w:tc>
          <w:tcPr>
            <w:tcW w:w="1733" w:type="pct"/>
          </w:tcPr>
          <w:p w14:paraId="6CEEAA05" w14:textId="7AD82BA4" w:rsidR="00851A6B" w:rsidRDefault="00851A6B">
            <w:pPr>
              <w:pStyle w:val="Compact"/>
            </w:pPr>
            <w:r>
              <w:t>Gravity</w:t>
            </w:r>
          </w:p>
        </w:tc>
      </w:tr>
      <w:tr w:rsidR="000F36A4" w14:paraId="5D8D6399" w14:textId="1AFD634D" w:rsidTr="005464BD">
        <w:tc>
          <w:tcPr>
            <w:tcW w:w="1074" w:type="pct"/>
          </w:tcPr>
          <w:p w14:paraId="053A99B1" w14:textId="77777777" w:rsidR="00851A6B" w:rsidRDefault="00851A6B">
            <w:pPr>
              <w:pStyle w:val="Compact"/>
            </w:pPr>
            <w:r>
              <w:t>ds_unpubl2</w:t>
            </w:r>
          </w:p>
        </w:tc>
        <w:tc>
          <w:tcPr>
            <w:tcW w:w="731" w:type="pct"/>
          </w:tcPr>
          <w:p w14:paraId="3426C6E9" w14:textId="77777777" w:rsidR="00851A6B" w:rsidRDefault="00851A6B">
            <w:pPr>
              <w:pStyle w:val="Compact"/>
              <w:jc w:val="right"/>
            </w:pPr>
            <w:r>
              <w:t>2</w:t>
            </w:r>
          </w:p>
        </w:tc>
        <w:tc>
          <w:tcPr>
            <w:tcW w:w="1462" w:type="pct"/>
          </w:tcPr>
          <w:p w14:paraId="4EA9A78B" w14:textId="58852637" w:rsidR="00851A6B" w:rsidRDefault="00851A6B">
            <w:pPr>
              <w:pStyle w:val="Compact"/>
            </w:pPr>
            <w:r>
              <w:t>Dunnington and Spooner (unpublished data)</w:t>
            </w:r>
          </w:p>
        </w:tc>
        <w:tc>
          <w:tcPr>
            <w:tcW w:w="1733" w:type="pct"/>
          </w:tcPr>
          <w:p w14:paraId="05D74097" w14:textId="520F3554" w:rsidR="00851A6B" w:rsidRDefault="00851A6B">
            <w:pPr>
              <w:pStyle w:val="Compact"/>
            </w:pPr>
            <w:r>
              <w:t>Gravity</w:t>
            </w:r>
          </w:p>
        </w:tc>
      </w:tr>
      <w:tr w:rsidR="000F36A4" w14:paraId="517F1989" w14:textId="2DD59C80" w:rsidTr="005464BD">
        <w:tc>
          <w:tcPr>
            <w:tcW w:w="1074" w:type="pct"/>
          </w:tcPr>
          <w:p w14:paraId="1432D833" w14:textId="77777777" w:rsidR="00851A6B" w:rsidRDefault="00851A6B">
            <w:pPr>
              <w:pStyle w:val="Compact"/>
            </w:pPr>
            <w:r>
              <w:t>ds_unpubl3</w:t>
            </w:r>
          </w:p>
        </w:tc>
        <w:tc>
          <w:tcPr>
            <w:tcW w:w="731" w:type="pct"/>
          </w:tcPr>
          <w:p w14:paraId="7D9CDA6A" w14:textId="77777777" w:rsidR="00851A6B" w:rsidRDefault="00851A6B">
            <w:pPr>
              <w:pStyle w:val="Compact"/>
              <w:jc w:val="right"/>
            </w:pPr>
            <w:r>
              <w:t>1</w:t>
            </w:r>
          </w:p>
        </w:tc>
        <w:tc>
          <w:tcPr>
            <w:tcW w:w="1462" w:type="pct"/>
          </w:tcPr>
          <w:p w14:paraId="05741610" w14:textId="564CB9EA" w:rsidR="00851A6B" w:rsidRDefault="00851A6B">
            <w:pPr>
              <w:pStyle w:val="Compact"/>
            </w:pPr>
            <w:r>
              <w:t>Dunnington and Spooner (unpublished data)</w:t>
            </w:r>
          </w:p>
        </w:tc>
        <w:tc>
          <w:tcPr>
            <w:tcW w:w="1733" w:type="pct"/>
          </w:tcPr>
          <w:p w14:paraId="76E1A474" w14:textId="2C7DB002" w:rsidR="00851A6B" w:rsidRDefault="00851A6B">
            <w:pPr>
              <w:pStyle w:val="Compact"/>
            </w:pPr>
            <w:r>
              <w:t>Gravity</w:t>
            </w:r>
          </w:p>
        </w:tc>
      </w:tr>
      <w:tr w:rsidR="000F36A4" w14:paraId="108E552F" w14:textId="496EDAB2" w:rsidTr="005464BD">
        <w:tc>
          <w:tcPr>
            <w:tcW w:w="1074" w:type="pct"/>
          </w:tcPr>
          <w:p w14:paraId="14037FAE" w14:textId="77777777" w:rsidR="00851A6B" w:rsidRDefault="00851A6B">
            <w:pPr>
              <w:pStyle w:val="Compact"/>
            </w:pPr>
            <w:r>
              <w:t>ds_unpubl4</w:t>
            </w:r>
          </w:p>
        </w:tc>
        <w:tc>
          <w:tcPr>
            <w:tcW w:w="731" w:type="pct"/>
          </w:tcPr>
          <w:p w14:paraId="6545E0B1" w14:textId="77777777" w:rsidR="00851A6B" w:rsidRDefault="00851A6B">
            <w:pPr>
              <w:pStyle w:val="Compact"/>
              <w:jc w:val="right"/>
            </w:pPr>
            <w:r>
              <w:t>1</w:t>
            </w:r>
          </w:p>
        </w:tc>
        <w:tc>
          <w:tcPr>
            <w:tcW w:w="1462" w:type="pct"/>
          </w:tcPr>
          <w:p w14:paraId="44C9E621" w14:textId="38AB2093" w:rsidR="00851A6B" w:rsidRDefault="00851A6B">
            <w:pPr>
              <w:pStyle w:val="Compact"/>
            </w:pPr>
            <w:r>
              <w:t>Dunnington and Spooner (unpublished data)</w:t>
            </w:r>
          </w:p>
        </w:tc>
        <w:tc>
          <w:tcPr>
            <w:tcW w:w="1733" w:type="pct"/>
          </w:tcPr>
          <w:p w14:paraId="3CC8AF83" w14:textId="6CD6040E" w:rsidR="00851A6B" w:rsidRDefault="00851A6B">
            <w:pPr>
              <w:pStyle w:val="Compact"/>
            </w:pPr>
            <w:r>
              <w:t>Gravity</w:t>
            </w:r>
          </w:p>
        </w:tc>
      </w:tr>
      <w:tr w:rsidR="000F36A4" w14:paraId="543BC7E6" w14:textId="7A020E0D" w:rsidTr="005464BD">
        <w:tc>
          <w:tcPr>
            <w:tcW w:w="1074" w:type="pct"/>
          </w:tcPr>
          <w:p w14:paraId="3F66B3B5" w14:textId="77777777" w:rsidR="00851A6B" w:rsidRDefault="00851A6B">
            <w:pPr>
              <w:pStyle w:val="Compact"/>
            </w:pPr>
            <w:r>
              <w:t>longlake_pc1</w:t>
            </w:r>
          </w:p>
        </w:tc>
        <w:tc>
          <w:tcPr>
            <w:tcW w:w="731" w:type="pct"/>
          </w:tcPr>
          <w:p w14:paraId="6208F31B" w14:textId="77777777" w:rsidR="00851A6B" w:rsidRDefault="00851A6B">
            <w:pPr>
              <w:pStyle w:val="Compact"/>
              <w:jc w:val="right"/>
            </w:pPr>
            <w:r>
              <w:t>1</w:t>
            </w:r>
          </w:p>
        </w:tc>
        <w:tc>
          <w:tcPr>
            <w:tcW w:w="1462" w:type="pct"/>
          </w:tcPr>
          <w:p w14:paraId="0C63302C" w14:textId="532E777F" w:rsidR="00851A6B" w:rsidRDefault="00851A6B">
            <w:pPr>
              <w:pStyle w:val="Compact"/>
            </w:pPr>
            <w:r>
              <w:t>White (2012)</w:t>
            </w:r>
          </w:p>
        </w:tc>
        <w:tc>
          <w:tcPr>
            <w:tcW w:w="1733" w:type="pct"/>
          </w:tcPr>
          <w:p w14:paraId="3BE20448" w14:textId="69668A4A" w:rsidR="00851A6B" w:rsidRDefault="00851A6B">
            <w:pPr>
              <w:pStyle w:val="Compact"/>
            </w:pPr>
            <w:r>
              <w:t>Percussion</w:t>
            </w:r>
          </w:p>
        </w:tc>
      </w:tr>
      <w:tr w:rsidR="000F36A4" w14:paraId="73907B49" w14:textId="68CB05DC" w:rsidTr="005464BD">
        <w:tc>
          <w:tcPr>
            <w:tcW w:w="1074" w:type="pct"/>
          </w:tcPr>
          <w:p w14:paraId="14709A13" w14:textId="77777777" w:rsidR="00851A6B" w:rsidRDefault="00851A6B">
            <w:pPr>
              <w:pStyle w:val="Compact"/>
            </w:pPr>
            <w:r>
              <w:t>suzielake_1</w:t>
            </w:r>
          </w:p>
        </w:tc>
        <w:tc>
          <w:tcPr>
            <w:tcW w:w="731" w:type="pct"/>
          </w:tcPr>
          <w:p w14:paraId="3ED3845F" w14:textId="77777777" w:rsidR="00851A6B" w:rsidRDefault="00851A6B">
            <w:pPr>
              <w:pStyle w:val="Compact"/>
              <w:jc w:val="right"/>
            </w:pPr>
            <w:r>
              <w:t>4</w:t>
            </w:r>
          </w:p>
        </w:tc>
        <w:tc>
          <w:tcPr>
            <w:tcW w:w="1462" w:type="pct"/>
          </w:tcPr>
          <w:p w14:paraId="538A1690" w14:textId="56A6AC57" w:rsidR="00851A6B" w:rsidRDefault="00851A6B">
            <w:pPr>
              <w:pStyle w:val="Compact"/>
            </w:pPr>
            <w:r>
              <w:t>Spooner et al. (1997)</w:t>
            </w:r>
          </w:p>
        </w:tc>
        <w:tc>
          <w:tcPr>
            <w:tcW w:w="1733" w:type="pct"/>
          </w:tcPr>
          <w:p w14:paraId="4FACC29B" w14:textId="1DD426CE" w:rsidR="00851A6B" w:rsidRDefault="00851A6B">
            <w:pPr>
              <w:pStyle w:val="Compact"/>
            </w:pPr>
            <w:r>
              <w:t>Percussion</w:t>
            </w:r>
          </w:p>
        </w:tc>
      </w:tr>
      <w:tr w:rsidR="000F36A4" w14:paraId="100A3C14" w14:textId="31B28D8D" w:rsidTr="005464BD">
        <w:tc>
          <w:tcPr>
            <w:tcW w:w="1074" w:type="pct"/>
          </w:tcPr>
          <w:p w14:paraId="08D68BB8" w14:textId="77777777" w:rsidR="00851A6B" w:rsidRDefault="00851A6B">
            <w:pPr>
              <w:pStyle w:val="Compact"/>
            </w:pPr>
            <w:r>
              <w:t>suzielake_2</w:t>
            </w:r>
          </w:p>
        </w:tc>
        <w:tc>
          <w:tcPr>
            <w:tcW w:w="731" w:type="pct"/>
          </w:tcPr>
          <w:p w14:paraId="29BAD069" w14:textId="77777777" w:rsidR="00851A6B" w:rsidRDefault="00851A6B">
            <w:pPr>
              <w:pStyle w:val="Compact"/>
              <w:jc w:val="right"/>
            </w:pPr>
            <w:r>
              <w:t>9</w:t>
            </w:r>
          </w:p>
        </w:tc>
        <w:tc>
          <w:tcPr>
            <w:tcW w:w="1462" w:type="pct"/>
          </w:tcPr>
          <w:p w14:paraId="7EDA1951" w14:textId="67E1A5E8" w:rsidR="00851A6B" w:rsidRDefault="00851A6B">
            <w:pPr>
              <w:pStyle w:val="Compact"/>
            </w:pPr>
            <w:r>
              <w:t>Spooner et al. (1997)</w:t>
            </w:r>
          </w:p>
        </w:tc>
        <w:tc>
          <w:tcPr>
            <w:tcW w:w="1733" w:type="pct"/>
          </w:tcPr>
          <w:p w14:paraId="29ED1A83" w14:textId="6EE17238" w:rsidR="00851A6B" w:rsidRDefault="00851A6B">
            <w:pPr>
              <w:pStyle w:val="Compact"/>
            </w:pPr>
            <w:r>
              <w:t>Percussion</w:t>
            </w:r>
          </w:p>
        </w:tc>
      </w:tr>
      <w:tr w:rsidR="000F36A4" w14:paraId="06485452" w14:textId="081EE797" w:rsidTr="005464BD">
        <w:tc>
          <w:tcPr>
            <w:tcW w:w="1074" w:type="pct"/>
          </w:tcPr>
          <w:p w14:paraId="73AF8449" w14:textId="77777777" w:rsidR="00851A6B" w:rsidRDefault="00851A6B">
            <w:pPr>
              <w:pStyle w:val="Compact"/>
            </w:pPr>
            <w:r>
              <w:t>whistler_gc4</w:t>
            </w:r>
          </w:p>
        </w:tc>
        <w:tc>
          <w:tcPr>
            <w:tcW w:w="731" w:type="pct"/>
          </w:tcPr>
          <w:p w14:paraId="2F72C720" w14:textId="77777777" w:rsidR="00851A6B" w:rsidRDefault="00851A6B">
            <w:pPr>
              <w:pStyle w:val="Compact"/>
              <w:jc w:val="right"/>
            </w:pPr>
            <w:r>
              <w:t>1</w:t>
            </w:r>
          </w:p>
        </w:tc>
        <w:tc>
          <w:tcPr>
            <w:tcW w:w="1462" w:type="pct"/>
          </w:tcPr>
          <w:p w14:paraId="614DF1F6" w14:textId="24839B18" w:rsidR="00851A6B" w:rsidRDefault="00851A6B">
            <w:pPr>
              <w:pStyle w:val="Compact"/>
            </w:pPr>
            <w:r>
              <w:t>Dunnington (2015)</w:t>
            </w:r>
          </w:p>
        </w:tc>
        <w:tc>
          <w:tcPr>
            <w:tcW w:w="1733" w:type="pct"/>
          </w:tcPr>
          <w:p w14:paraId="24A730B9" w14:textId="59E7AFD3" w:rsidR="00851A6B" w:rsidRDefault="00851A6B">
            <w:pPr>
              <w:pStyle w:val="Compact"/>
            </w:pPr>
            <w:r>
              <w:t>Gravity</w:t>
            </w:r>
          </w:p>
        </w:tc>
      </w:tr>
      <w:tr w:rsidR="000F36A4" w14:paraId="7EFA314C" w14:textId="3D04EAC5" w:rsidTr="005464BD">
        <w:tc>
          <w:tcPr>
            <w:tcW w:w="1074" w:type="pct"/>
          </w:tcPr>
          <w:p w14:paraId="1FD77B1F" w14:textId="77777777" w:rsidR="00851A6B" w:rsidRDefault="00851A6B">
            <w:pPr>
              <w:pStyle w:val="Compact"/>
            </w:pPr>
            <w:r>
              <w:t>whistler_gc8</w:t>
            </w:r>
          </w:p>
        </w:tc>
        <w:tc>
          <w:tcPr>
            <w:tcW w:w="731" w:type="pct"/>
          </w:tcPr>
          <w:p w14:paraId="289B29FB" w14:textId="77777777" w:rsidR="00851A6B" w:rsidRDefault="00851A6B">
            <w:pPr>
              <w:pStyle w:val="Compact"/>
              <w:jc w:val="right"/>
            </w:pPr>
            <w:r>
              <w:t>1</w:t>
            </w:r>
          </w:p>
        </w:tc>
        <w:tc>
          <w:tcPr>
            <w:tcW w:w="1462" w:type="pct"/>
          </w:tcPr>
          <w:p w14:paraId="63A6543A" w14:textId="4A045D7F" w:rsidR="00851A6B" w:rsidRDefault="00851A6B">
            <w:pPr>
              <w:pStyle w:val="Compact"/>
            </w:pPr>
            <w:r>
              <w:t>Dunnington (2015)</w:t>
            </w:r>
          </w:p>
        </w:tc>
        <w:tc>
          <w:tcPr>
            <w:tcW w:w="1733" w:type="pct"/>
          </w:tcPr>
          <w:p w14:paraId="00AF5EF0" w14:textId="285117A2" w:rsidR="00851A6B" w:rsidRDefault="00851A6B">
            <w:pPr>
              <w:pStyle w:val="Compact"/>
            </w:pPr>
            <w:r>
              <w:t>Gravity</w:t>
            </w:r>
          </w:p>
        </w:tc>
      </w:tr>
    </w:tbl>
    <w:p w14:paraId="51279559" w14:textId="77777777" w:rsidR="00B726B6" w:rsidRDefault="00B726B6">
      <w:pPr>
        <w:pStyle w:val="Heading1"/>
        <w:rPr>
          <w:ins w:id="270" w:author="Author" w:date="2017-02-01T14:57:00Z"/>
        </w:rPr>
      </w:pPr>
      <w:bookmarkStart w:id="271" w:name="figures"/>
      <w:bookmarkEnd w:id="271"/>
    </w:p>
    <w:p w14:paraId="71F72039" w14:textId="77777777" w:rsidR="00B726B6" w:rsidRDefault="00B726B6">
      <w:pPr>
        <w:rPr>
          <w:ins w:id="272" w:author="Author" w:date="2017-02-01T14:57:00Z"/>
          <w:rFonts w:eastAsiaTheme="majorEastAsia" w:cstheme="majorBidi"/>
          <w:b/>
          <w:bCs/>
          <w:szCs w:val="32"/>
        </w:rPr>
      </w:pPr>
      <w:ins w:id="273" w:author="Author" w:date="2017-02-01T14:57:00Z">
        <w:r>
          <w:br w:type="page"/>
        </w:r>
      </w:ins>
    </w:p>
    <w:p w14:paraId="5F4236F4" w14:textId="76994BA0" w:rsidR="008B250D" w:rsidRDefault="009875A8">
      <w:pPr>
        <w:pStyle w:val="Heading1"/>
        <w:rPr>
          <w:ins w:id="274" w:author="Author" w:date="2017-02-01T15:00:00Z"/>
        </w:rPr>
      </w:pPr>
      <w:r>
        <w:t>Figures</w:t>
      </w:r>
    </w:p>
    <w:p w14:paraId="5C519DAA" w14:textId="77777777" w:rsidR="00E00FB9" w:rsidRDefault="00E00FB9" w:rsidP="007746CE">
      <w:pPr>
        <w:pStyle w:val="BodyText"/>
        <w:rPr>
          <w:ins w:id="275" w:author="Author" w:date="2017-02-01T15:00:00Z"/>
        </w:rPr>
        <w:pPrChange w:id="276" w:author="Author" w:date="2017-02-01T15:00:00Z">
          <w:pPr>
            <w:pStyle w:val="Heading1"/>
          </w:pPr>
        </w:pPrChange>
      </w:pPr>
    </w:p>
    <w:p w14:paraId="421A758C" w14:textId="77777777" w:rsidR="00E00FB9" w:rsidRPr="00E00FB9" w:rsidRDefault="00E00FB9" w:rsidP="007746CE">
      <w:pPr>
        <w:pStyle w:val="BodyText"/>
        <w:pPrChange w:id="277" w:author="Author" w:date="2017-02-01T15:00:00Z">
          <w:pPr>
            <w:pStyle w:val="Heading1"/>
          </w:pPr>
        </w:pPrChange>
      </w:pP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7"/>
                    <a:stretch>
                      <a:fillRect/>
                    </a:stretch>
                  </pic:blipFill>
                  <pic:spPr bwMode="auto">
                    <a:xfrm>
                      <a:off x="0" y="0"/>
                      <a:ext cx="2021466" cy="883818"/>
                    </a:xfrm>
                    <a:prstGeom prst="rect">
                      <a:avLst/>
                    </a:prstGeom>
                    <a:noFill/>
                    <a:ln w="9525">
                      <a:noFill/>
                      <a:headEnd/>
                      <a:tailEnd/>
                    </a:ln>
                  </pic:spPr>
                </pic:pic>
              </a:graphicData>
            </a:graphic>
          </wp:inline>
        </w:drawing>
      </w:r>
    </w:p>
    <w:p w14:paraId="5B4A2876" w14:textId="46FF119B" w:rsidR="00E00FB9" w:rsidRDefault="00E00FB9">
      <w:pPr>
        <w:pStyle w:val="ImageCaption"/>
        <w:rPr>
          <w:ins w:id="278" w:author="Author" w:date="2017-02-01T15:00:00Z"/>
          <w:b/>
          <w:i w:val="0"/>
        </w:rPr>
      </w:pPr>
      <w:ins w:id="279" w:author="Author" w:date="2017-02-01T15:01:00Z">
        <w:r>
          <w:rPr>
            <w:b/>
            <w:i w:val="0"/>
          </w:rPr>
          <w:t>Fig. 1</w:t>
        </w:r>
      </w:ins>
    </w:p>
    <w:p w14:paraId="2D1D6220" w14:textId="77777777" w:rsidR="00E00FB9" w:rsidRDefault="00E00FB9">
      <w:pPr>
        <w:pStyle w:val="ImageCaption"/>
        <w:rPr>
          <w:ins w:id="280" w:author="Author" w:date="2017-02-01T15:01:00Z"/>
          <w:b/>
          <w:i w:val="0"/>
        </w:rPr>
      </w:pPr>
    </w:p>
    <w:p w14:paraId="66F8B991" w14:textId="77777777" w:rsidR="00E00FB9" w:rsidRDefault="00E00FB9">
      <w:pPr>
        <w:pStyle w:val="ImageCaption"/>
        <w:rPr>
          <w:ins w:id="281" w:author="Author" w:date="2017-02-01T15:01:00Z"/>
          <w:b/>
          <w:i w:val="0"/>
        </w:rPr>
      </w:pPr>
    </w:p>
    <w:p w14:paraId="6EF3DDE5" w14:textId="77777777" w:rsidR="00E00FB9" w:rsidRDefault="00E00FB9">
      <w:pPr>
        <w:pStyle w:val="ImageCaption"/>
        <w:rPr>
          <w:ins w:id="282" w:author="Author" w:date="2017-02-01T15:01:00Z"/>
          <w:b/>
          <w:i w:val="0"/>
        </w:rPr>
      </w:pPr>
    </w:p>
    <w:p w14:paraId="1C947B73" w14:textId="77777777" w:rsidR="00E00FB9" w:rsidRDefault="00E00FB9">
      <w:pPr>
        <w:pStyle w:val="ImageCaption"/>
        <w:rPr>
          <w:ins w:id="283" w:author="Author" w:date="2017-02-01T15:00:00Z"/>
          <w:b/>
          <w:i w:val="0"/>
        </w:rPr>
      </w:pPr>
    </w:p>
    <w:p w14:paraId="4C973B17" w14:textId="09F39C7D" w:rsidR="008B250D" w:rsidDel="00E00FB9" w:rsidRDefault="009875A8">
      <w:pPr>
        <w:pStyle w:val="ImageCaption"/>
        <w:rPr>
          <w:del w:id="284" w:author="Author" w:date="2017-02-01T15:00:00Z"/>
          <w:i w:val="0"/>
        </w:rPr>
      </w:pPr>
      <w:del w:id="285" w:author="Author" w:date="2017-02-01T15:00:00Z">
        <w:r w:rsidRPr="007E246D" w:rsidDel="00E00FB9">
          <w:rPr>
            <w:b/>
            <w:i w:val="0"/>
          </w:rPr>
          <w:delText>Fig. 1</w:delText>
        </w:r>
        <w:r w:rsidRPr="007E246D" w:rsidDel="00E00FB9">
          <w:rPr>
            <w:i w:val="0"/>
          </w:rPr>
          <w:delText xml:space="preserve"> Ideal patterns of deformation according to the logarithmic deformation function (Acton et al. 2002).</w:delText>
        </w:r>
      </w:del>
    </w:p>
    <w:p w14:paraId="60643C9D" w14:textId="77777777" w:rsidR="0055696C" w:rsidRDefault="0055696C">
      <w:pPr>
        <w:pStyle w:val="ImageCaption"/>
        <w:rPr>
          <w:i w:val="0"/>
        </w:rPr>
      </w:pPr>
    </w:p>
    <w:p w14:paraId="00762F20" w14:textId="6D71F6EE" w:rsidR="0055696C" w:rsidRDefault="0055696C">
      <w:pPr>
        <w:pStyle w:val="ImageCaption"/>
        <w:rPr>
          <w:i w:val="0"/>
        </w:rPr>
      </w:pPr>
      <w:r w:rsidRPr="00522AB7">
        <w:rPr>
          <w:i w:val="0"/>
          <w:noProof/>
        </w:rPr>
        <w:drawing>
          <wp:inline distT="0" distB="0" distL="0" distR="0" wp14:anchorId="391F9178" wp14:editId="713DDDC6">
            <wp:extent cx="4900930" cy="3780790"/>
            <wp:effectExtent l="0" t="0" r="1270" b="3810"/>
            <wp:docPr id="9" name="Picture 9" descr="Macintosh HD:Users:dewey:r:coring deformation:submission-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wey:r:coring deformation:submission-2:fi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0930" cy="3780790"/>
                    </a:xfrm>
                    <a:prstGeom prst="rect">
                      <a:avLst/>
                    </a:prstGeom>
                    <a:noFill/>
                    <a:ln>
                      <a:noFill/>
                    </a:ln>
                  </pic:spPr>
                </pic:pic>
              </a:graphicData>
            </a:graphic>
          </wp:inline>
        </w:drawing>
      </w:r>
    </w:p>
    <w:p w14:paraId="616063E4" w14:textId="0EC642AE" w:rsidR="0055696C" w:rsidRDefault="0055696C" w:rsidP="0055696C">
      <w:pPr>
        <w:pStyle w:val="ImageCaption"/>
        <w:rPr>
          <w:i w:val="0"/>
        </w:rPr>
      </w:pPr>
      <w:r w:rsidRPr="007E246D">
        <w:rPr>
          <w:b/>
          <w:i w:val="0"/>
        </w:rPr>
        <w:t xml:space="preserve">Fig. </w:t>
      </w:r>
      <w:r>
        <w:rPr>
          <w:b/>
          <w:i w:val="0"/>
        </w:rPr>
        <w:t>2</w:t>
      </w:r>
      <w:r w:rsidRPr="007E246D">
        <w:rPr>
          <w:i w:val="0"/>
        </w:rPr>
        <w:t xml:space="preserve"> </w:t>
      </w:r>
      <w:del w:id="286" w:author="Author" w:date="2017-02-01T15:01:00Z">
        <w:r w:rsidR="00952AEB" w:rsidDel="00E00FB9">
          <w:rPr>
            <w:i w:val="0"/>
          </w:rPr>
          <w:delText>Schematic of how adjacent deformed strata may become incorporated into a single horizontal section of a core</w:delText>
        </w:r>
        <w:r w:rsidRPr="007E246D" w:rsidDel="00E00FB9">
          <w:rPr>
            <w:i w:val="0"/>
          </w:rPr>
          <w:delText>.</w:delText>
        </w:r>
      </w:del>
    </w:p>
    <w:p w14:paraId="481AE7FF" w14:textId="77777777" w:rsidR="0055696C" w:rsidRPr="007E246D" w:rsidRDefault="0055696C">
      <w:pPr>
        <w:pStyle w:val="ImageCaption"/>
        <w:rPr>
          <w:i w:val="0"/>
        </w:rPr>
      </w:pPr>
    </w:p>
    <w:p w14:paraId="60C2CA2E" w14:textId="77777777" w:rsidR="008B250D" w:rsidRDefault="009875A8">
      <w:r>
        <w:rPr>
          <w:noProof/>
        </w:rPr>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9"/>
                    <a:stretch>
                      <a:fillRect/>
                    </a:stretch>
                  </pic:blipFill>
                  <pic:spPr bwMode="auto">
                    <a:xfrm>
                      <a:off x="0" y="0"/>
                      <a:ext cx="1978651" cy="1027553"/>
                    </a:xfrm>
                    <a:prstGeom prst="rect">
                      <a:avLst/>
                    </a:prstGeom>
                    <a:noFill/>
                    <a:ln w="9525">
                      <a:noFill/>
                      <a:headEnd/>
                      <a:tailEnd/>
                    </a:ln>
                  </pic:spPr>
                </pic:pic>
              </a:graphicData>
            </a:graphic>
          </wp:inline>
        </w:drawing>
      </w:r>
    </w:p>
    <w:p w14:paraId="20919B3F" w14:textId="77777777" w:rsidR="00E00FB9" w:rsidRDefault="0055696C">
      <w:pPr>
        <w:pStyle w:val="ImageCaption"/>
        <w:rPr>
          <w:ins w:id="287" w:author="Author" w:date="2017-02-01T15:01:00Z"/>
          <w:i w:val="0"/>
        </w:rPr>
      </w:pPr>
      <w:r>
        <w:rPr>
          <w:b/>
          <w:i w:val="0"/>
        </w:rPr>
        <w:t>Fig. 3</w:t>
      </w:r>
      <w:r w:rsidR="009875A8" w:rsidRPr="007E246D">
        <w:rPr>
          <w:i w:val="0"/>
        </w:rPr>
        <w:t xml:space="preserve"> </w:t>
      </w:r>
    </w:p>
    <w:p w14:paraId="0431A947" w14:textId="77777777" w:rsidR="00E00FB9" w:rsidRDefault="00E00FB9">
      <w:pPr>
        <w:pStyle w:val="ImageCaption"/>
        <w:rPr>
          <w:ins w:id="288" w:author="Author" w:date="2017-02-01T15:01:00Z"/>
          <w:i w:val="0"/>
        </w:rPr>
      </w:pPr>
    </w:p>
    <w:p w14:paraId="4EEEA1D4" w14:textId="77777777" w:rsidR="00E00FB9" w:rsidRDefault="00E00FB9">
      <w:pPr>
        <w:pStyle w:val="ImageCaption"/>
        <w:rPr>
          <w:ins w:id="289" w:author="Author" w:date="2017-02-01T15:01:00Z"/>
          <w:i w:val="0"/>
        </w:rPr>
      </w:pPr>
    </w:p>
    <w:p w14:paraId="33C332DC" w14:textId="77777777" w:rsidR="00E00FB9" w:rsidRDefault="00E00FB9">
      <w:pPr>
        <w:pStyle w:val="ImageCaption"/>
        <w:rPr>
          <w:ins w:id="290" w:author="Author" w:date="2017-02-01T15:01:00Z"/>
          <w:i w:val="0"/>
        </w:rPr>
      </w:pPr>
    </w:p>
    <w:p w14:paraId="6282F5FD" w14:textId="77777777" w:rsidR="00E00FB9" w:rsidRDefault="00E00FB9">
      <w:pPr>
        <w:pStyle w:val="ImageCaption"/>
        <w:rPr>
          <w:ins w:id="291" w:author="Author" w:date="2017-02-01T15:01:00Z"/>
          <w:i w:val="0"/>
        </w:rPr>
      </w:pPr>
    </w:p>
    <w:p w14:paraId="2BD324F9" w14:textId="0CFD7EC1" w:rsidR="008B250D" w:rsidRPr="007E246D" w:rsidRDefault="009875A8">
      <w:pPr>
        <w:pStyle w:val="ImageCaption"/>
        <w:rPr>
          <w:i w:val="0"/>
        </w:rPr>
      </w:pPr>
      <w:del w:id="292" w:author="Author" w:date="2017-02-01T15:01:00Z">
        <w:r w:rsidRPr="007E246D" w:rsidDel="00E00FB9">
          <w:rPr>
            <w:i w:val="0"/>
          </w:rPr>
          <w:delText>Schematic of variables used in the deformation model. Models were produced for sections of diameter D and thickness H. Each point i in the section had a coordinate d</w:delText>
        </w:r>
        <w:r w:rsidRPr="007E246D" w:rsidDel="00E00FB9">
          <w:rPr>
            <w:i w:val="0"/>
            <w:vertAlign w:val="subscript"/>
          </w:rPr>
          <w:delText>i</w:delText>
        </w:r>
        <w:r w:rsidRPr="007E246D" w:rsidDel="00E00FB9">
          <w:rPr>
            <w:i w:val="0"/>
          </w:rPr>
          <w:delText xml:space="preserve"> and r</w:delText>
        </w:r>
        <w:r w:rsidRPr="007E246D" w:rsidDel="00E00FB9">
          <w:rPr>
            <w:i w:val="0"/>
            <w:vertAlign w:val="subscript"/>
          </w:rPr>
          <w:delText>i</w:delText>
        </w:r>
        <w:r w:rsidRPr="007E246D" w:rsidDel="00E00FB9">
          <w:rPr>
            <w:i w:val="0"/>
          </w:rPr>
          <w:delText>, which were used to calculate the depth prior to convex upward deformation (d</w:delText>
        </w:r>
        <w:r w:rsidRPr="007E246D" w:rsidDel="00E00FB9">
          <w:rPr>
            <w:i w:val="0"/>
            <w:vertAlign w:val="subscript"/>
          </w:rPr>
          <w:delText>0i</w:delText>
        </w:r>
        <w:r w:rsidRPr="007E246D" w:rsidDel="00E00FB9">
          <w:rPr>
            <w:i w:val="0"/>
          </w:rPr>
          <w:delText>)</w:delText>
        </w:r>
      </w:del>
    </w:p>
    <w:p w14:paraId="5E3E2B43" w14:textId="77777777" w:rsidR="008B250D" w:rsidRDefault="009875A8">
      <w:r>
        <w:rPr>
          <w:noProof/>
        </w:rPr>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0"/>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013E5279" w:rsidR="008B250D" w:rsidRPr="007E246D" w:rsidRDefault="0055696C">
      <w:pPr>
        <w:pStyle w:val="ImageCaption"/>
        <w:rPr>
          <w:i w:val="0"/>
        </w:rPr>
      </w:pPr>
      <w:r>
        <w:rPr>
          <w:b/>
          <w:i w:val="0"/>
        </w:rPr>
        <w:t>Fig. 4</w:t>
      </w:r>
      <w:r w:rsidR="009875A8" w:rsidRPr="007E246D">
        <w:rPr>
          <w:i w:val="0"/>
        </w:rPr>
        <w:t xml:space="preserve"> </w:t>
      </w:r>
      <w:del w:id="293" w:author="Author" w:date="2017-02-01T15:01:00Z">
        <w:r w:rsidR="009875A8" w:rsidRPr="007E246D" w:rsidDel="00E00FB9">
          <w:rPr>
            <w:i w:val="0"/>
          </w:rPr>
          <w:delText>Histogram of degrees of deformation (b) from digitized layers. Higher degrees of deformation corresponded to strata that were more deformed; lower degrees of deformation corresponded</w:delText>
        </w:r>
        <w:r w:rsidR="0078207F" w:rsidDel="00E00FB9">
          <w:rPr>
            <w:i w:val="0"/>
          </w:rPr>
          <w:delText xml:space="preserve"> to strata that were less defor</w:delText>
        </w:r>
        <w:r w:rsidR="009875A8" w:rsidRPr="007E246D" w:rsidDel="00E00FB9">
          <w:rPr>
            <w:i w:val="0"/>
          </w:rPr>
          <w:delText>med.</w:delText>
        </w:r>
      </w:del>
    </w:p>
    <w:p w14:paraId="55888251" w14:textId="77777777" w:rsidR="008B250D" w:rsidRDefault="009875A8">
      <w:r>
        <w:rPr>
          <w:noProof/>
        </w:rPr>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5523E378" w:rsidR="008B250D" w:rsidRPr="007E246D" w:rsidRDefault="0055696C">
      <w:pPr>
        <w:pStyle w:val="ImageCaption"/>
        <w:rPr>
          <w:i w:val="0"/>
        </w:rPr>
      </w:pPr>
      <w:r>
        <w:rPr>
          <w:b/>
          <w:i w:val="0"/>
        </w:rPr>
        <w:t>Fig. 5</w:t>
      </w:r>
      <w:r w:rsidR="009875A8" w:rsidRPr="007E246D">
        <w:rPr>
          <w:i w:val="0"/>
        </w:rPr>
        <w:t xml:space="preserve"> </w:t>
      </w:r>
      <w:del w:id="294" w:author="Author" w:date="2017-02-01T15:02:00Z">
        <w:r w:rsidR="009875A8" w:rsidRPr="007E246D" w:rsidDel="00E00FB9">
          <w:rPr>
            <w:i w:val="0"/>
          </w:rPr>
          <w:delText>Representative layers for selected degrees of deformation.</w:delText>
        </w:r>
      </w:del>
    </w:p>
    <w:p w14:paraId="18200F06" w14:textId="77777777" w:rsidR="008B250D" w:rsidRDefault="009875A8">
      <w:r>
        <w:rPr>
          <w:noProof/>
        </w:rPr>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2DADD4D1" w14:textId="77777777" w:rsidR="00E00FB9" w:rsidRDefault="0055696C">
      <w:pPr>
        <w:pStyle w:val="ImageCaption"/>
        <w:rPr>
          <w:ins w:id="295" w:author="Author" w:date="2017-02-01T15:03:00Z"/>
          <w:i w:val="0"/>
        </w:rPr>
      </w:pPr>
      <w:r>
        <w:rPr>
          <w:b/>
          <w:i w:val="0"/>
        </w:rPr>
        <w:t>Fig. 6</w:t>
      </w:r>
      <w:r w:rsidR="009875A8" w:rsidRPr="007E246D">
        <w:rPr>
          <w:i w:val="0"/>
        </w:rPr>
        <w:t xml:space="preserve"> </w:t>
      </w:r>
    </w:p>
    <w:p w14:paraId="65751C72" w14:textId="77777777" w:rsidR="00E00FB9" w:rsidRDefault="00E00FB9">
      <w:pPr>
        <w:pStyle w:val="ImageCaption"/>
        <w:rPr>
          <w:ins w:id="296" w:author="Author" w:date="2017-02-01T15:03:00Z"/>
          <w:i w:val="0"/>
        </w:rPr>
      </w:pPr>
    </w:p>
    <w:p w14:paraId="58D12A8A" w14:textId="77777777" w:rsidR="00E00FB9" w:rsidRDefault="00E00FB9">
      <w:pPr>
        <w:pStyle w:val="ImageCaption"/>
        <w:rPr>
          <w:ins w:id="297" w:author="Author" w:date="2017-02-01T15:03:00Z"/>
          <w:i w:val="0"/>
        </w:rPr>
      </w:pPr>
    </w:p>
    <w:p w14:paraId="20ED0F35" w14:textId="00CA2188" w:rsidR="008B250D" w:rsidRPr="007E246D" w:rsidRDefault="009875A8">
      <w:pPr>
        <w:pStyle w:val="ImageCaption"/>
        <w:rPr>
          <w:i w:val="0"/>
        </w:rPr>
      </w:pPr>
      <w:del w:id="298" w:author="Author" w:date="2017-02-01T15:02:00Z">
        <w:r w:rsidRPr="007E246D" w:rsidDel="00E00FB9">
          <w:rPr>
            <w:i w:val="0"/>
          </w:rPr>
          <w:delText>Distribution of d</w:delText>
        </w:r>
        <w:r w:rsidRPr="007E246D" w:rsidDel="00E00FB9">
          <w:rPr>
            <w:i w:val="0"/>
            <w:vertAlign w:val="subscript"/>
          </w:rPr>
          <w:delText>0</w:delText>
        </w:r>
        <w:r w:rsidRPr="007E246D" w:rsidDel="00E00FB9">
          <w:rPr>
            <w:i w:val="0"/>
          </w:rPr>
          <w:delText xml:space="preserve"> for d=0 by degree of deformation. Value b=0 indicates no deformation; b=2 indicates maximum deformation in the model. Coordinates are in ce</w:delText>
        </w:r>
        <w:r w:rsidR="0078207F" w:rsidDel="00E00FB9">
          <w:rPr>
            <w:i w:val="0"/>
          </w:rPr>
          <w:delText>n</w:delText>
        </w:r>
        <w:r w:rsidRPr="007E246D" w:rsidDel="00E00FB9">
          <w:rPr>
            <w:i w:val="0"/>
          </w:rPr>
          <w:delText>timeters.</w:delText>
        </w:r>
      </w:del>
    </w:p>
    <w:p w14:paraId="416D164E" w14:textId="77777777" w:rsidR="008B250D" w:rsidDel="00E00FB9" w:rsidRDefault="009875A8">
      <w:pPr>
        <w:rPr>
          <w:del w:id="299" w:author="Author" w:date="2017-02-01T15:03:00Z"/>
        </w:rPr>
      </w:pPr>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3"/>
                    <a:stretch>
                      <a:fillRect/>
                    </a:stretch>
                  </pic:blipFill>
                  <pic:spPr bwMode="auto">
                    <a:xfrm>
                      <a:off x="0" y="0"/>
                      <a:ext cx="5486400" cy="2194560"/>
                    </a:xfrm>
                    <a:prstGeom prst="rect">
                      <a:avLst/>
                    </a:prstGeom>
                    <a:noFill/>
                    <a:ln w="9525">
                      <a:noFill/>
                      <a:headEnd/>
                      <a:tailEnd/>
                    </a:ln>
                  </pic:spPr>
                </pic:pic>
              </a:graphicData>
            </a:graphic>
          </wp:inline>
        </w:drawing>
      </w:r>
    </w:p>
    <w:p w14:paraId="700FA967" w14:textId="77777777" w:rsidR="00E00FB9" w:rsidRDefault="00E00FB9" w:rsidP="007746CE">
      <w:pPr>
        <w:rPr>
          <w:ins w:id="300" w:author="Author" w:date="2017-02-01T15:02:00Z"/>
        </w:rPr>
        <w:pPrChange w:id="301" w:author="Author" w:date="2017-02-01T15:03:00Z">
          <w:pPr>
            <w:pStyle w:val="ImageCaption"/>
          </w:pPr>
        </w:pPrChange>
      </w:pPr>
    </w:p>
    <w:p w14:paraId="10FD9511" w14:textId="414F3F2E" w:rsidR="008B250D" w:rsidRPr="007E246D" w:rsidRDefault="0055696C">
      <w:pPr>
        <w:pStyle w:val="ImageCaption"/>
        <w:rPr>
          <w:i w:val="0"/>
        </w:rPr>
      </w:pPr>
      <w:r>
        <w:rPr>
          <w:b/>
          <w:i w:val="0"/>
        </w:rPr>
        <w:t>Fig. 7</w:t>
      </w:r>
      <w:r w:rsidR="009875A8" w:rsidRPr="007E246D">
        <w:rPr>
          <w:i w:val="0"/>
        </w:rPr>
        <w:t xml:space="preserve"> </w:t>
      </w:r>
      <w:del w:id="302" w:author="Author" w:date="2017-02-01T15:02:00Z">
        <w:r w:rsidR="009875A8" w:rsidRPr="007E246D" w:rsidDel="00E00FB9">
          <w:rPr>
            <w:i w:val="0"/>
          </w:rPr>
          <w:delText>Distribution of d</w:delText>
        </w:r>
        <w:r w:rsidR="009875A8" w:rsidRPr="007E246D" w:rsidDel="00E00FB9">
          <w:rPr>
            <w:i w:val="0"/>
            <w:vertAlign w:val="subscript"/>
          </w:rPr>
          <w:delText>0</w:delText>
        </w:r>
        <w:r w:rsidR="009875A8" w:rsidRPr="007E246D" w:rsidDel="00E00FB9">
          <w:rPr>
            <w:i w:val="0"/>
          </w:rPr>
          <w:delText xml:space="preserve"> of a vertical</w:delText>
        </w:r>
        <w:r w:rsidR="005144A6" w:rsidDel="00E00FB9">
          <w:rPr>
            <w:i w:val="0"/>
          </w:rPr>
          <w:delText>ly</w:delText>
        </w:r>
        <w:r w:rsidR="009875A8" w:rsidRPr="007E246D" w:rsidDel="00E00FB9">
          <w:rPr>
            <w:i w:val="0"/>
          </w:rPr>
          <w:delText xml:space="preserve"> sliced section for multiple degrees of deformation and slice sizes. Coordinates are in centimeters. Slice thickness is in centimetres and is indicated at right.</w:delText>
        </w:r>
      </w:del>
    </w:p>
    <w:p w14:paraId="6B4C61C6" w14:textId="77777777" w:rsidR="008B250D" w:rsidRDefault="009875A8">
      <w:r>
        <w:rPr>
          <w:noProof/>
        </w:rPr>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4"/>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243E5AE" w:rsidR="008B250D" w:rsidRPr="007E246D" w:rsidRDefault="0055696C">
      <w:pPr>
        <w:pStyle w:val="ImageCaption"/>
        <w:rPr>
          <w:i w:val="0"/>
        </w:rPr>
      </w:pPr>
      <w:r>
        <w:rPr>
          <w:b/>
          <w:i w:val="0"/>
        </w:rPr>
        <w:t>Fig. 8</w:t>
      </w:r>
      <w:r w:rsidR="009875A8" w:rsidRPr="007E246D">
        <w:rPr>
          <w:i w:val="0"/>
        </w:rPr>
        <w:t xml:space="preserve"> </w:t>
      </w:r>
      <w:del w:id="303" w:author="Author" w:date="2017-02-01T15:03:00Z">
        <w:r w:rsidR="009875A8" w:rsidRPr="007E246D" w:rsidDel="00E00FB9">
          <w:rPr>
            <w:i w:val="0"/>
          </w:rPr>
          <w:delText>Distribution of d</w:delText>
        </w:r>
        <w:r w:rsidR="009875A8" w:rsidRPr="007E246D" w:rsidDel="00E00FB9">
          <w:rPr>
            <w:i w:val="0"/>
            <w:vertAlign w:val="subscript"/>
          </w:rPr>
          <w:delText>0</w:delText>
        </w:r>
        <w:r w:rsidR="009875A8" w:rsidRPr="007E246D" w:rsidDel="00E00FB9">
          <w:rPr>
            <w:i w:val="0"/>
          </w:rPr>
          <w:delText xml:space="preserve"> values modeled for multiple deformation coefficients and slice sizes. Wide distributions indicate that a wide range of original depths (d</w:delText>
        </w:r>
        <w:r w:rsidR="009875A8" w:rsidRPr="007E246D" w:rsidDel="00E00FB9">
          <w:rPr>
            <w:i w:val="0"/>
            <w:vertAlign w:val="subscript"/>
          </w:rPr>
          <w:delText>0</w:delText>
        </w:r>
        <w:r w:rsidR="009875A8" w:rsidRPr="007E246D" w:rsidDel="00E00FB9">
          <w:rPr>
            <w:i w:val="0"/>
          </w:rPr>
          <w:delText>) contributed to that slice. Negative d</w:delText>
        </w:r>
        <w:r w:rsidR="009875A8" w:rsidRPr="007E246D" w:rsidDel="00E00FB9">
          <w:rPr>
            <w:i w:val="0"/>
            <w:vertAlign w:val="subscript"/>
          </w:rPr>
          <w:delText>0</w:delText>
        </w:r>
        <w:r w:rsidR="009875A8" w:rsidRPr="007E246D" w:rsidDel="00E00FB9">
          <w:rPr>
            <w:i w:val="0"/>
          </w:rPr>
          <w:delText xml:space="preserve"> values in the distribution indicate the inclusion of strata from above the center depth of the slice.</w:delText>
        </w:r>
      </w:del>
    </w:p>
    <w:p w14:paraId="4DE0EF6E" w14:textId="77777777" w:rsidR="008B250D" w:rsidRDefault="009875A8">
      <w:r>
        <w:rPr>
          <w:noProof/>
        </w:rPr>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53322D7" w:rsidR="008B250D" w:rsidRDefault="0055696C">
      <w:pPr>
        <w:pStyle w:val="ImageCaption"/>
        <w:rPr>
          <w:i w:val="0"/>
        </w:rPr>
      </w:pPr>
      <w:r>
        <w:rPr>
          <w:b/>
          <w:i w:val="0"/>
        </w:rPr>
        <w:t>Fig. 9</w:t>
      </w:r>
      <w:r w:rsidR="009875A8" w:rsidRPr="007E246D">
        <w:rPr>
          <w:i w:val="0"/>
        </w:rPr>
        <w:t xml:space="preserve"> </w:t>
      </w:r>
      <w:del w:id="304" w:author="Author" w:date="2017-02-01T15:03:00Z">
        <w:r w:rsidR="009875A8" w:rsidRPr="007E246D" w:rsidDel="00E00FB9">
          <w:rPr>
            <w:i w:val="0"/>
          </w:rPr>
          <w:delText>Extrusion and deformation modeled for artificial 0.5 mm resolution concentration data. Original data is top left. Degree of deformation increases to the right; slice thickness increases toward the bottom.</w:delText>
        </w:r>
      </w:del>
    </w:p>
    <w:p w14:paraId="795D6F65" w14:textId="631A1A05" w:rsidR="00522AB7" w:rsidRDefault="007E246D">
      <w:pPr>
        <w:rPr>
          <w:i/>
        </w:rPr>
      </w:pPr>
      <w:r>
        <w:rPr>
          <w:i/>
        </w:rPr>
        <w:br w:type="page"/>
      </w:r>
    </w:p>
    <w:p w14:paraId="17A6EE30" w14:textId="489542D5" w:rsidR="007E246D" w:rsidRDefault="00522AB7" w:rsidP="00CA67B9">
      <w:pPr>
        <w:pStyle w:val="Heading1"/>
      </w:pPr>
      <w:r>
        <w:t>Figure Legends</w:t>
      </w:r>
    </w:p>
    <w:p w14:paraId="2608805B" w14:textId="77777777" w:rsidR="00522AB7" w:rsidRPr="00522AB7" w:rsidRDefault="00522AB7" w:rsidP="00CA67B9">
      <w:pPr>
        <w:pStyle w:val="BodyText"/>
      </w:pPr>
    </w:p>
    <w:p w14:paraId="29BC08BA" w14:textId="77777777" w:rsidR="00522AB7" w:rsidRDefault="00522AB7" w:rsidP="007746CE">
      <w:pPr>
        <w:pStyle w:val="ImageCaption"/>
        <w:spacing w:line="480" w:lineRule="auto"/>
        <w:rPr>
          <w:i w:val="0"/>
        </w:rPr>
        <w:pPrChange w:id="305" w:author="Author" w:date="2017-02-01T14:58:00Z">
          <w:pPr>
            <w:pStyle w:val="ImageCaption"/>
          </w:pPr>
        </w:pPrChange>
      </w:pPr>
      <w:r w:rsidRPr="007E246D">
        <w:rPr>
          <w:b/>
          <w:i w:val="0"/>
        </w:rPr>
        <w:t>Fig. 1</w:t>
      </w:r>
      <w:r w:rsidRPr="007E246D">
        <w:rPr>
          <w:i w:val="0"/>
        </w:rPr>
        <w:t xml:space="preserve"> Ideal patterns of deformation according to the logarithmic deformation function (Acton et al. 2002)</w:t>
      </w:r>
      <w:del w:id="306" w:author="Author" w:date="2017-02-01T14:58:00Z">
        <w:r w:rsidRPr="007E246D" w:rsidDel="00B726B6">
          <w:rPr>
            <w:i w:val="0"/>
          </w:rPr>
          <w:delText>.</w:delText>
        </w:r>
      </w:del>
    </w:p>
    <w:p w14:paraId="12750FFE" w14:textId="77777777" w:rsidR="00522AB7" w:rsidRDefault="00522AB7" w:rsidP="007746CE">
      <w:pPr>
        <w:pStyle w:val="ImageCaption"/>
        <w:spacing w:line="480" w:lineRule="auto"/>
        <w:rPr>
          <w:i w:val="0"/>
        </w:rPr>
        <w:pPrChange w:id="307" w:author="Author" w:date="2017-02-01T14:58:00Z">
          <w:pPr>
            <w:pStyle w:val="ImageCaption"/>
          </w:pPr>
        </w:pPrChange>
      </w:pPr>
      <w:r w:rsidRPr="007E246D">
        <w:rPr>
          <w:b/>
          <w:i w:val="0"/>
        </w:rPr>
        <w:t xml:space="preserve">Fig. </w:t>
      </w:r>
      <w:r>
        <w:rPr>
          <w:b/>
          <w:i w:val="0"/>
        </w:rPr>
        <w:t>2</w:t>
      </w:r>
      <w:r w:rsidRPr="007E246D">
        <w:rPr>
          <w:i w:val="0"/>
        </w:rPr>
        <w:t xml:space="preserve"> </w:t>
      </w:r>
      <w:r>
        <w:rPr>
          <w:i w:val="0"/>
        </w:rPr>
        <w:t>Schematic of how adjacent deformed strata may become incorporated into a single horizontal section of a core</w:t>
      </w:r>
      <w:del w:id="308" w:author="Author" w:date="2017-02-01T14:58:00Z">
        <w:r w:rsidRPr="007E246D" w:rsidDel="00B726B6">
          <w:rPr>
            <w:i w:val="0"/>
          </w:rPr>
          <w:delText>.</w:delText>
        </w:r>
      </w:del>
    </w:p>
    <w:p w14:paraId="089EADAA" w14:textId="77777777" w:rsidR="00522AB7" w:rsidRPr="007E246D" w:rsidRDefault="00522AB7" w:rsidP="007746CE">
      <w:pPr>
        <w:pStyle w:val="ImageCaption"/>
        <w:spacing w:line="480" w:lineRule="auto"/>
        <w:rPr>
          <w:i w:val="0"/>
        </w:rPr>
        <w:pPrChange w:id="309" w:author="Author" w:date="2017-02-01T14:58:00Z">
          <w:pPr>
            <w:pStyle w:val="ImageCaption"/>
          </w:pPr>
        </w:pPrChange>
      </w:pPr>
      <w:r>
        <w:rPr>
          <w:b/>
          <w:i w:val="0"/>
        </w:rPr>
        <w:t>Fig. 3</w:t>
      </w:r>
      <w:r w:rsidRPr="007E246D">
        <w:rPr>
          <w:i w:val="0"/>
        </w:rPr>
        <w:t xml:space="preserve"> Schematic of variables used in the deformation model. Models were produced for sections of diameter D and thickness H. Each point i in the section had a coordinate d</w:t>
      </w:r>
      <w:r w:rsidRPr="007E246D">
        <w:rPr>
          <w:i w:val="0"/>
          <w:vertAlign w:val="subscript"/>
        </w:rPr>
        <w:t>i</w:t>
      </w:r>
      <w:r w:rsidRPr="007E246D">
        <w:rPr>
          <w:i w:val="0"/>
        </w:rPr>
        <w:t xml:space="preserve"> and r</w:t>
      </w:r>
      <w:r w:rsidRPr="007E246D">
        <w:rPr>
          <w:i w:val="0"/>
          <w:vertAlign w:val="subscript"/>
        </w:rPr>
        <w:t>i</w:t>
      </w:r>
      <w:r w:rsidRPr="007E246D">
        <w:rPr>
          <w:i w:val="0"/>
        </w:rPr>
        <w:t>, which were used to calculate the depth prior to convex upward deformation (d</w:t>
      </w:r>
      <w:r w:rsidRPr="007E246D">
        <w:rPr>
          <w:i w:val="0"/>
          <w:vertAlign w:val="subscript"/>
        </w:rPr>
        <w:t>0i</w:t>
      </w:r>
      <w:r w:rsidRPr="007E246D">
        <w:rPr>
          <w:i w:val="0"/>
        </w:rPr>
        <w:t>)</w:t>
      </w:r>
    </w:p>
    <w:p w14:paraId="1E8CCD19" w14:textId="77777777" w:rsidR="00522AB7" w:rsidRPr="007E246D" w:rsidRDefault="00522AB7" w:rsidP="007746CE">
      <w:pPr>
        <w:pStyle w:val="ImageCaption"/>
        <w:spacing w:line="480" w:lineRule="auto"/>
        <w:rPr>
          <w:i w:val="0"/>
        </w:rPr>
        <w:pPrChange w:id="310" w:author="Author" w:date="2017-02-01T14:58:00Z">
          <w:pPr>
            <w:pStyle w:val="ImageCaption"/>
          </w:pPr>
        </w:pPrChange>
      </w:pPr>
      <w:r>
        <w:rPr>
          <w:b/>
          <w:i w:val="0"/>
        </w:rPr>
        <w:t>Fig. 4</w:t>
      </w:r>
      <w:r w:rsidRPr="007E246D">
        <w:rPr>
          <w:i w:val="0"/>
        </w:rPr>
        <w:t xml:space="preserve"> Histogram of degrees of deformation (b) from digitized layers. Higher degrees of deformation corresponded to strata that were more deformed; lower degrees of deformation corresponded</w:t>
      </w:r>
      <w:r>
        <w:rPr>
          <w:i w:val="0"/>
        </w:rPr>
        <w:t xml:space="preserve"> to strata that were less defor</w:t>
      </w:r>
      <w:r w:rsidRPr="007E246D">
        <w:rPr>
          <w:i w:val="0"/>
        </w:rPr>
        <w:t>med</w:t>
      </w:r>
      <w:del w:id="311" w:author="Author" w:date="2017-02-01T14:58:00Z">
        <w:r w:rsidRPr="007E246D" w:rsidDel="00B726B6">
          <w:rPr>
            <w:i w:val="0"/>
          </w:rPr>
          <w:delText>.</w:delText>
        </w:r>
      </w:del>
    </w:p>
    <w:p w14:paraId="79ED41A7" w14:textId="77777777" w:rsidR="00522AB7" w:rsidRPr="007E246D" w:rsidRDefault="00522AB7" w:rsidP="007746CE">
      <w:pPr>
        <w:pStyle w:val="ImageCaption"/>
        <w:spacing w:line="480" w:lineRule="auto"/>
        <w:rPr>
          <w:i w:val="0"/>
        </w:rPr>
        <w:pPrChange w:id="312" w:author="Author" w:date="2017-02-01T14:58:00Z">
          <w:pPr>
            <w:pStyle w:val="ImageCaption"/>
          </w:pPr>
        </w:pPrChange>
      </w:pPr>
      <w:r>
        <w:rPr>
          <w:b/>
          <w:i w:val="0"/>
        </w:rPr>
        <w:t>Fig. 5</w:t>
      </w:r>
      <w:r w:rsidRPr="007E246D">
        <w:rPr>
          <w:i w:val="0"/>
        </w:rPr>
        <w:t xml:space="preserve"> Representative layers for selected degrees of deformation</w:t>
      </w:r>
      <w:del w:id="313" w:author="Author" w:date="2017-02-01T14:58:00Z">
        <w:r w:rsidRPr="007E246D" w:rsidDel="00B726B6">
          <w:rPr>
            <w:i w:val="0"/>
          </w:rPr>
          <w:delText>.</w:delText>
        </w:r>
      </w:del>
    </w:p>
    <w:p w14:paraId="4F22DD6C" w14:textId="77777777" w:rsidR="00522AB7" w:rsidRPr="007E246D" w:rsidRDefault="00522AB7" w:rsidP="007746CE">
      <w:pPr>
        <w:pStyle w:val="ImageCaption"/>
        <w:spacing w:line="480" w:lineRule="auto"/>
        <w:rPr>
          <w:i w:val="0"/>
        </w:rPr>
        <w:pPrChange w:id="314" w:author="Author" w:date="2017-02-01T14:58:00Z">
          <w:pPr>
            <w:pStyle w:val="ImageCaption"/>
          </w:pPr>
        </w:pPrChange>
      </w:pPr>
      <w:r>
        <w:rPr>
          <w:b/>
          <w:i w:val="0"/>
        </w:rPr>
        <w:t>Fig. 6</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Pr>
          <w:i w:val="0"/>
        </w:rPr>
        <w:t>n</w:t>
      </w:r>
      <w:r w:rsidRPr="007E246D">
        <w:rPr>
          <w:i w:val="0"/>
        </w:rPr>
        <w:t>timeters</w:t>
      </w:r>
      <w:del w:id="315" w:author="Author" w:date="2017-02-01T14:59:00Z">
        <w:r w:rsidRPr="007E246D" w:rsidDel="00B726B6">
          <w:rPr>
            <w:i w:val="0"/>
          </w:rPr>
          <w:delText>.</w:delText>
        </w:r>
      </w:del>
    </w:p>
    <w:p w14:paraId="0F5C56D7" w14:textId="24FD3C0F" w:rsidR="00522AB7" w:rsidRPr="007E246D" w:rsidRDefault="00522AB7" w:rsidP="007746CE">
      <w:pPr>
        <w:pStyle w:val="ImageCaption"/>
        <w:spacing w:line="480" w:lineRule="auto"/>
        <w:rPr>
          <w:i w:val="0"/>
        </w:rPr>
        <w:pPrChange w:id="316" w:author="Author" w:date="2017-02-01T14:58:00Z">
          <w:pPr>
            <w:pStyle w:val="ImageCaption"/>
          </w:pPr>
        </w:pPrChange>
      </w:pPr>
      <w:r>
        <w:rPr>
          <w:b/>
          <w:i w:val="0"/>
        </w:rPr>
        <w:t>Fig. 7</w:t>
      </w:r>
      <w:r w:rsidRPr="007E246D">
        <w:rPr>
          <w:i w:val="0"/>
        </w:rPr>
        <w:t xml:space="preserve"> Distribution of d</w:t>
      </w:r>
      <w:r w:rsidRPr="007E246D">
        <w:rPr>
          <w:i w:val="0"/>
          <w:vertAlign w:val="subscript"/>
        </w:rPr>
        <w:t>0</w:t>
      </w:r>
      <w:r w:rsidRPr="007E246D">
        <w:rPr>
          <w:i w:val="0"/>
        </w:rPr>
        <w:t xml:space="preserve"> of a vertical</w:t>
      </w:r>
      <w:r>
        <w:rPr>
          <w:i w:val="0"/>
        </w:rPr>
        <w:t>ly</w:t>
      </w:r>
      <w:r w:rsidRPr="007E246D">
        <w:rPr>
          <w:i w:val="0"/>
        </w:rPr>
        <w:t xml:space="preserve"> sliced section for multiple degrees of deformation and slice sizes. Coordinates are in centimeters. Slice thickness is in </w:t>
      </w:r>
      <w:del w:id="317" w:author="Author" w:date="2017-02-01T14:59:00Z">
        <w:r w:rsidRPr="007E246D" w:rsidDel="00B726B6">
          <w:rPr>
            <w:i w:val="0"/>
          </w:rPr>
          <w:delText xml:space="preserve">centimetres </w:delText>
        </w:r>
      </w:del>
      <w:ins w:id="318" w:author="Author" w:date="2017-02-01T14:59:00Z">
        <w:r w:rsidR="00B726B6" w:rsidRPr="007E246D">
          <w:rPr>
            <w:i w:val="0"/>
          </w:rPr>
          <w:t>centimet</w:t>
        </w:r>
        <w:r w:rsidR="00B726B6">
          <w:rPr>
            <w:i w:val="0"/>
          </w:rPr>
          <w:t>er</w:t>
        </w:r>
        <w:r w:rsidR="00B726B6" w:rsidRPr="007E246D">
          <w:rPr>
            <w:i w:val="0"/>
          </w:rPr>
          <w:t xml:space="preserve">s </w:t>
        </w:r>
      </w:ins>
      <w:r w:rsidRPr="007E246D">
        <w:rPr>
          <w:i w:val="0"/>
        </w:rPr>
        <w:t>and is indicated at right</w:t>
      </w:r>
      <w:del w:id="319" w:author="Author" w:date="2017-02-01T14:59:00Z">
        <w:r w:rsidRPr="007E246D" w:rsidDel="00B726B6">
          <w:rPr>
            <w:i w:val="0"/>
          </w:rPr>
          <w:delText>.</w:delText>
        </w:r>
      </w:del>
    </w:p>
    <w:p w14:paraId="52EAF87A" w14:textId="77777777" w:rsidR="00522AB7" w:rsidRPr="007E246D" w:rsidRDefault="00522AB7" w:rsidP="007746CE">
      <w:pPr>
        <w:pStyle w:val="ImageCaption"/>
        <w:spacing w:line="480" w:lineRule="auto"/>
        <w:rPr>
          <w:i w:val="0"/>
        </w:rPr>
        <w:pPrChange w:id="320" w:author="Author" w:date="2017-02-01T14:58:00Z">
          <w:pPr>
            <w:pStyle w:val="ImageCaption"/>
          </w:pPr>
        </w:pPrChange>
      </w:pPr>
      <w:r>
        <w:rPr>
          <w:b/>
          <w:i w:val="0"/>
        </w:rPr>
        <w:t>Fig. 8</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del w:id="321" w:author="Author" w:date="2017-02-01T14:59:00Z">
        <w:r w:rsidRPr="007E246D" w:rsidDel="00B726B6">
          <w:rPr>
            <w:i w:val="0"/>
          </w:rPr>
          <w:delText>.</w:delText>
        </w:r>
      </w:del>
    </w:p>
    <w:p w14:paraId="22A16E12" w14:textId="1676FFA2" w:rsidR="00522AB7" w:rsidRDefault="00522AB7" w:rsidP="007746CE">
      <w:pPr>
        <w:pStyle w:val="ImageCaption"/>
        <w:spacing w:line="480" w:lineRule="auto"/>
        <w:rPr>
          <w:i w:val="0"/>
        </w:rPr>
        <w:pPrChange w:id="322" w:author="Author" w:date="2017-02-01T14:58:00Z">
          <w:pPr>
            <w:pStyle w:val="ImageCaption"/>
          </w:pPr>
        </w:pPrChange>
      </w:pPr>
      <w:r>
        <w:rPr>
          <w:b/>
          <w:i w:val="0"/>
        </w:rPr>
        <w:t>Fig. 9</w:t>
      </w:r>
      <w:r w:rsidRPr="007E246D">
        <w:rPr>
          <w:i w:val="0"/>
        </w:rPr>
        <w:t xml:space="preserve"> Extrusion and deformation modeled for artificial 0.5</w:t>
      </w:r>
      <w:ins w:id="323" w:author="Author" w:date="2017-02-01T14:59:00Z">
        <w:r w:rsidR="00B726B6">
          <w:rPr>
            <w:i w:val="0"/>
          </w:rPr>
          <w:t>-</w:t>
        </w:r>
      </w:ins>
      <w:del w:id="324" w:author="Author" w:date="2017-02-01T14:59:00Z">
        <w:r w:rsidRPr="007E246D" w:rsidDel="00B726B6">
          <w:rPr>
            <w:i w:val="0"/>
          </w:rPr>
          <w:delText xml:space="preserve"> </w:delText>
        </w:r>
      </w:del>
      <w:r w:rsidRPr="007E246D">
        <w:rPr>
          <w:i w:val="0"/>
        </w:rPr>
        <w:t>mm</w:t>
      </w:r>
      <w:ins w:id="325" w:author="Author" w:date="2017-02-01T14:59:00Z">
        <w:r w:rsidR="00B726B6">
          <w:rPr>
            <w:i w:val="0"/>
          </w:rPr>
          <w:t>-</w:t>
        </w:r>
      </w:ins>
      <w:del w:id="326" w:author="Author" w:date="2017-02-01T14:59:00Z">
        <w:r w:rsidRPr="007E246D" w:rsidDel="00B726B6">
          <w:rPr>
            <w:i w:val="0"/>
          </w:rPr>
          <w:delText xml:space="preserve"> </w:delText>
        </w:r>
      </w:del>
      <w:r w:rsidRPr="007E246D">
        <w:rPr>
          <w:i w:val="0"/>
        </w:rPr>
        <w:t xml:space="preserve">resolution concentration data. Original data </w:t>
      </w:r>
      <w:del w:id="327" w:author="Author" w:date="2017-02-01T14:59:00Z">
        <w:r w:rsidRPr="007E246D" w:rsidDel="00B726B6">
          <w:rPr>
            <w:i w:val="0"/>
          </w:rPr>
          <w:delText xml:space="preserve">is </w:delText>
        </w:r>
      </w:del>
      <w:ins w:id="328" w:author="Author" w:date="2017-02-01T14:59:00Z">
        <w:r w:rsidR="00B726B6">
          <w:rPr>
            <w:i w:val="0"/>
          </w:rPr>
          <w:t>are at</w:t>
        </w:r>
        <w:r w:rsidR="00B726B6" w:rsidRPr="007E246D">
          <w:rPr>
            <w:i w:val="0"/>
          </w:rPr>
          <w:t xml:space="preserve"> </w:t>
        </w:r>
      </w:ins>
      <w:r w:rsidRPr="007E246D">
        <w:rPr>
          <w:i w:val="0"/>
        </w:rPr>
        <w:t>top left. Degree of deformation increases to the right; slice thickness increases toward the bottom</w:t>
      </w:r>
      <w:del w:id="329" w:author="Author" w:date="2017-02-01T14:59:00Z">
        <w:r w:rsidRPr="007E246D" w:rsidDel="00B726B6">
          <w:rPr>
            <w:i w:val="0"/>
          </w:rPr>
          <w:delText>.</w:delText>
        </w:r>
      </w:del>
    </w:p>
    <w:p w14:paraId="7A0C6540" w14:textId="77777777" w:rsidR="00522AB7" w:rsidRDefault="00522AB7"/>
    <w:p w14:paraId="55A4FD16" w14:textId="5588EE9D" w:rsidR="00CC4F70" w:rsidRDefault="00CC4F70" w:rsidP="00CC4F70">
      <w:pPr>
        <w:pStyle w:val="Heading1"/>
      </w:pPr>
      <w:r>
        <w:t xml:space="preserve">Table </w:t>
      </w:r>
      <w:del w:id="330" w:author="Author" w:date="2017-02-01T15:03:00Z">
        <w:r w:rsidDel="00E00FB9">
          <w:delText>Legends</w:delText>
        </w:r>
      </w:del>
      <w:ins w:id="331" w:author="Author" w:date="2017-02-01T15:03:00Z">
        <w:r w:rsidR="00E00FB9">
          <w:t>Headers</w:t>
        </w:r>
      </w:ins>
    </w:p>
    <w:p w14:paraId="358E24F0" w14:textId="77777777" w:rsidR="00CC4F70" w:rsidRDefault="00CC4F70"/>
    <w:p w14:paraId="60095993" w14:textId="77777777" w:rsidR="00CC4F70" w:rsidRPr="007E246D" w:rsidRDefault="00CC4F70" w:rsidP="00CC4F70">
      <w:pPr>
        <w:pStyle w:val="TableCaption"/>
        <w:rPr>
          <w:i w:val="0"/>
        </w:rPr>
      </w:pPr>
      <w:r w:rsidRPr="007E246D">
        <w:rPr>
          <w:b/>
          <w:i w:val="0"/>
        </w:rPr>
        <w:t>Table 1</w:t>
      </w:r>
      <w:r w:rsidRPr="007E246D">
        <w:rPr>
          <w:i w:val="0"/>
        </w:rPr>
        <w:t xml:space="preserve"> Sources of core photos that contained digitized layers used in this study</w:t>
      </w:r>
      <w:del w:id="332" w:author="Author" w:date="2017-02-01T15:04:00Z">
        <w:r w:rsidRPr="007E246D" w:rsidDel="00E00FB9">
          <w:rPr>
            <w:i w:val="0"/>
          </w:rPr>
          <w:delText>.</w:delText>
        </w:r>
      </w:del>
      <w:r>
        <w:rPr>
          <w:i w:val="0"/>
        </w:rPr>
        <w:t xml:space="preserve"> </w:t>
      </w:r>
    </w:p>
    <w:p w14:paraId="04B65CFD" w14:textId="77777777" w:rsidR="00522AB7" w:rsidRDefault="00522AB7">
      <w:pPr>
        <w:rPr>
          <w:rFonts w:eastAsiaTheme="majorEastAsia" w:cstheme="majorBidi"/>
          <w:b/>
          <w:bCs/>
          <w:szCs w:val="32"/>
        </w:rPr>
      </w:pPr>
      <w:bookmarkStart w:id="333" w:name="references"/>
      <w:bookmarkEnd w:id="333"/>
      <w:r>
        <w:br w:type="page"/>
      </w:r>
    </w:p>
    <w:p w14:paraId="56A85055" w14:textId="2F30F867" w:rsidR="008B250D" w:rsidRDefault="009875A8">
      <w:pPr>
        <w:pStyle w:val="Heading1"/>
      </w:pPr>
      <w:r>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Paleomagnetic overprints in ocean sediment cores and their relationship to shear deformation caused by piston coring. J Geophys Res 107:EPM 3–1. doi: </w:t>
      </w:r>
      <w:r w:rsidRPr="009875A8">
        <w:t>10.1029/2001JB000518</w:t>
      </w:r>
    </w:p>
    <w:p w14:paraId="3FB79271" w14:textId="5B273087" w:rsidR="008B250D" w:rsidRDefault="009875A8">
      <w:pPr>
        <w:pStyle w:val="Bibliography"/>
      </w:pPr>
      <w:r>
        <w:t>Aubourg C, Oufi O (1999) Coring-induced magnetic f</w:t>
      </w:r>
      <w:r w:rsidR="00825A7F">
        <w:t>abric in piston cores from the Western M</w:t>
      </w:r>
      <w:r>
        <w:t>editer</w:t>
      </w:r>
      <w:r w:rsidR="00825A7F">
        <w:t xml:space="preserve">ranean. </w:t>
      </w:r>
      <w:r w:rsidR="004A076C" w:rsidRPr="004A076C">
        <w:t>Proc Ocean Drill Prog Sci Results</w:t>
      </w:r>
      <w:r w:rsidR="004A076C" w:rsidRPr="004A076C" w:rsidDel="004A076C">
        <w:t xml:space="preserve"> </w:t>
      </w:r>
      <w:r w:rsidR="00C11A05">
        <w:t xml:space="preserve">161: </w:t>
      </w:r>
      <w:r>
        <w:t>129</w:t>
      </w:r>
      <w:r w:rsidR="00C11A05">
        <w:t>–136</w:t>
      </w:r>
    </w:p>
    <w:p w14:paraId="0079E03B" w14:textId="097D8B08" w:rsidR="008B250D" w:rsidRDefault="009875A8">
      <w:pPr>
        <w:pStyle w:val="Bibliography"/>
      </w:pPr>
      <w:r>
        <w:t xml:space="preserve">Brunschön C, Haberzettl T, Behling H (2010) High-resolution studies on vegetation succession, hydrological variations, anthropogenic impact and genesis of a </w:t>
      </w:r>
      <w:r w:rsidR="00825A7F">
        <w:t>subrecent lake in Southern E</w:t>
      </w:r>
      <w:r>
        <w:t xml:space="preserve">cuador. </w:t>
      </w:r>
      <w:r w:rsidR="00913F3F">
        <w:rPr>
          <w:rStyle w:val="st"/>
          <w:rFonts w:eastAsia="Times New Roman" w:cs="Times New Roman"/>
        </w:rPr>
        <w:t>Veg Hist Archaeobot</w:t>
      </w:r>
      <w:r w:rsidR="00913F3F" w:rsidDel="00913F3F">
        <w:t xml:space="preserve"> </w:t>
      </w:r>
      <w:r>
        <w:t xml:space="preserve">19:191–206. doi: </w:t>
      </w:r>
      <w:r w:rsidRPr="009875A8">
        <w:t>10.1007/s00334-010-0236-4</w:t>
      </w:r>
    </w:p>
    <w:p w14:paraId="5E9BEF7A" w14:textId="304B592C" w:rsidR="008B250D" w:rsidRDefault="009875A8">
      <w:pPr>
        <w:pStyle w:val="Bibliography"/>
      </w:pPr>
      <w:r>
        <w:t xml:space="preserve">Cocquyt C, Israël Y (2004) A microtome for sectioning lake sediment cores at a very high resolution. </w:t>
      </w:r>
      <w:r w:rsidR="004A076C">
        <w:t>J Paleolimnol</w:t>
      </w:r>
      <w:r>
        <w:t xml:space="preserve"> 32:301–304. doi: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5A8A75A" w:rsidR="008B250D" w:rsidRDefault="009875A8">
      <w:pPr>
        <w:pStyle w:val="Bibliography"/>
      </w:pPr>
      <w:r>
        <w:t xml:space="preserve">Glew JR (1989) A new trigger mechanism for sediment samplers. </w:t>
      </w:r>
      <w:r w:rsidR="004A076C">
        <w:t>J Paleolimnol</w:t>
      </w:r>
      <w:r>
        <w:t xml:space="preserve"> 2:241–243. doi: </w:t>
      </w:r>
      <w:r w:rsidRPr="009875A8">
        <w:t>10.1007/BF00195474</w:t>
      </w:r>
    </w:p>
    <w:p w14:paraId="53B0C2BB" w14:textId="77777777" w:rsidR="008B250D" w:rsidRDefault="009875A8">
      <w:pPr>
        <w:pStyle w:val="Bibliography"/>
      </w:pPr>
      <w:r>
        <w:t>Glew JR, Smol JP, Last WM (2001) Sediment core collection and extrusion. In: Last WM, Smol JP (eds) Tracking environmental change using lake sediments. Kluwer Academic Publishers, The Netherlands, pp 73–105</w:t>
      </w:r>
    </w:p>
    <w:p w14:paraId="3F2B70B3" w14:textId="422914A4" w:rsidR="008B250D" w:rsidRDefault="009875A8">
      <w:pPr>
        <w:pStyle w:val="Bibliography"/>
      </w:pPr>
      <w:r>
        <w:t>Guyard H, Chapron E, St-Onge G et al (2007) High-altitude varve records of abrupt environmental changes and mining activity o</w:t>
      </w:r>
      <w:r w:rsidR="00825A7F">
        <w:t>ver the last 4000 years in the Western French Alps (Lake B</w:t>
      </w:r>
      <w:r>
        <w:t xml:space="preserve">ramant, grandes rousses massif). </w:t>
      </w:r>
      <w:r w:rsidR="004A076C">
        <w:t>Quat Sci Rev</w:t>
      </w:r>
      <w:r>
        <w:t xml:space="preserve"> 26:2644–2660. doi: </w:t>
      </w:r>
      <w:r w:rsidRPr="009875A8">
        <w:t>10.1016/j.quascirev.2007.07.007</w:t>
      </w:r>
    </w:p>
    <w:p w14:paraId="008F6B08" w14:textId="3D09B577" w:rsidR="008B250D" w:rsidRDefault="009875A8">
      <w:pPr>
        <w:pStyle w:val="Bibliography"/>
      </w:pPr>
      <w:r>
        <w:t>Kegwin L, Rio D, Acto</w:t>
      </w:r>
      <w:r w:rsidR="00825A7F">
        <w:t>n GD (1998) Intermediate depth B</w:t>
      </w:r>
      <w:r>
        <w:t xml:space="preserve">lake outer ridge, sites 1056, 1057, 1058, and 1059. </w:t>
      </w:r>
      <w:r w:rsidR="00C11A05" w:rsidRPr="004A076C">
        <w:t>Proc Ocean Drill Prog</w:t>
      </w:r>
      <w:r>
        <w:t xml:space="preserve"> Initial Reports 172:77–156. doi: </w:t>
      </w:r>
      <w:r w:rsidRPr="009875A8">
        <w:t>doi:10.2973/odp.proc.ir.172.104.1998</w:t>
      </w:r>
    </w:p>
    <w:p w14:paraId="1909C9E1" w14:textId="3883608F" w:rsidR="008B250D" w:rsidRDefault="009875A8">
      <w:pPr>
        <w:pStyle w:val="Bibliography"/>
      </w:pPr>
      <w:r>
        <w:t>Kylander ME, Ampel L, Wohlfarth B, Veres D (2011) High-res</w:t>
      </w:r>
      <w:r w:rsidR="00825A7F">
        <w:t>olution X-ray F</w:t>
      </w:r>
      <w:r>
        <w:t>luoresc</w:t>
      </w:r>
      <w:r w:rsidR="00825A7F">
        <w:t>ence core scanning analysis of Les Echets (F</w:t>
      </w:r>
      <w:r>
        <w:t xml:space="preserve">rance) sedimentary sequence: New insights from chemical proxies. </w:t>
      </w:r>
      <w:r w:rsidR="004A076C">
        <w:t>J Quat Sci</w:t>
      </w:r>
      <w:r>
        <w:t xml:space="preserve"> 26:109–117. doi: </w:t>
      </w:r>
      <w:r w:rsidRPr="009875A8">
        <w:t>10.1002/jqs.1438</w:t>
      </w:r>
    </w:p>
    <w:p w14:paraId="27928A84" w14:textId="231C2EFC" w:rsidR="008B250D" w:rsidRDefault="009875A8">
      <w:pPr>
        <w:pStyle w:val="Bibliography"/>
      </w:pPr>
      <w:r>
        <w:t xml:space="preserve">Lane CM, Taffs KH (2002) The LOG corer – a new device for obtaining short cores in soft lacustrine sediments. </w:t>
      </w:r>
      <w:r w:rsidR="004A076C">
        <w:t>J Paleolimnol</w:t>
      </w:r>
      <w:r>
        <w:t xml:space="preserve"> 27:145–150. doi: </w:t>
      </w:r>
      <w:r w:rsidRPr="009875A8">
        <w:t>10.1023/A:1013547028068</w:t>
      </w:r>
    </w:p>
    <w:p w14:paraId="3BD8BDC3" w14:textId="05AFE02A" w:rsidR="008B250D" w:rsidRDefault="009875A8">
      <w:pPr>
        <w:pStyle w:val="Bibliography"/>
      </w:pPr>
      <w:r>
        <w:t xml:space="preserve">Martin EA, Miller RJ (1982) A simple, diver-operated coring device for collecting undisturbed shallow cores. </w:t>
      </w:r>
      <w:r w:rsidR="004A076C">
        <w:t>J Sed Res 52: 641</w:t>
      </w:r>
    </w:p>
    <w:p w14:paraId="04F4AED5" w14:textId="0B4335A5" w:rsidR="008B250D" w:rsidRDefault="009875A8">
      <w:pPr>
        <w:pStyle w:val="Bibliography"/>
      </w:pPr>
      <w:r>
        <w:t>Menounos B, Clague JJ (2008) Reconstructing hydro-climatic events and glacier fluctuations over the past millennium from a</w:t>
      </w:r>
      <w:r w:rsidR="00825A7F">
        <w:t>nnually laminated sediments of Cheakamus L</w:t>
      </w:r>
      <w:r>
        <w:t>ak</w:t>
      </w:r>
      <w:r w:rsidR="00825A7F">
        <w:t>e, Southern Coast Mountains, British Columbia, C</w:t>
      </w:r>
      <w:r>
        <w:t xml:space="preserve">anada. </w:t>
      </w:r>
      <w:r w:rsidR="004A076C">
        <w:t>Quat Sci Rev</w:t>
      </w:r>
      <w:r>
        <w:t xml:space="preserve"> 27:701–713. doi: </w:t>
      </w:r>
      <w:r w:rsidRPr="009875A8">
        <w:t>10.1016/j.quascirev.2008.01.007</w:t>
      </w:r>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r>
        <w:t xml:space="preserve">Reasoner MA (1993) Equipment and procedure improvements for a lightweight, inexpensive, percussion core sampling system. J Paleolimnol 8:273–281. doi: </w:t>
      </w:r>
      <w:r w:rsidRPr="009875A8">
        <w:t>10.1007/BF00177859</w:t>
      </w:r>
    </w:p>
    <w:p w14:paraId="0DFE1A06" w14:textId="30DB73BF" w:rsidR="008B250D" w:rsidRDefault="009875A8">
      <w:pPr>
        <w:pStyle w:val="Bibliography"/>
      </w:pPr>
      <w:r>
        <w:t xml:space="preserve">Rosenbaum JG, Skipp G, Honke J, Chapman C (2010) A composite </w:t>
      </w:r>
      <w:r w:rsidR="00825A7F">
        <w:t>depth scale for sediments from Crevice Lake, M</w:t>
      </w:r>
      <w:r>
        <w:t>ontana. United States Geological Survey</w:t>
      </w:r>
      <w:r w:rsidR="004A076C">
        <w:t xml:space="preserve"> Open File Report 2009-1277</w:t>
      </w:r>
      <w:r>
        <w:t>, Reston, Virginia</w:t>
      </w:r>
    </w:p>
    <w:p w14:paraId="6838FEB1" w14:textId="27F13F4B" w:rsidR="008B250D" w:rsidRDefault="009875A8">
      <w:pPr>
        <w:pStyle w:val="Bibliography"/>
      </w:pPr>
      <w:r>
        <w:t xml:space="preserve">Spooner IS, Hills LV, Osborn GD (1997) Reconstruction of holocene changes in </w:t>
      </w:r>
      <w:r w:rsidR="00825A7F">
        <w:t>alpine vegetation and climate, Susie Lake, British Columbia, C</w:t>
      </w:r>
      <w:r>
        <w:t xml:space="preserve">anada. Arctic and Alpine Research 29:156–163. doi: </w:t>
      </w:r>
      <w:r w:rsidRPr="009875A8">
        <w:t>10.2307/1552042</w:t>
      </w:r>
    </w:p>
    <w:p w14:paraId="6D8FB413" w14:textId="2ED8E452" w:rsidR="008B250D" w:rsidRDefault="009875A8">
      <w:pPr>
        <w:pStyle w:val="Bibliography"/>
      </w:pPr>
      <w:r>
        <w:t xml:space="preserve">White HE (2012) Paleolimnological records of post-glacial lake and wetland evolution from the </w:t>
      </w:r>
      <w:del w:id="334" w:author="Author" w:date="2017-02-01T15:06:00Z">
        <w:r w:rsidDel="00362E96">
          <w:delText xml:space="preserve">isthmus </w:delText>
        </w:r>
      </w:del>
      <w:ins w:id="335" w:author="Author" w:date="2017-02-01T15:06:00Z">
        <w:r w:rsidR="00362E96">
          <w:t xml:space="preserve">Isthmus </w:t>
        </w:r>
      </w:ins>
      <w:r>
        <w:t xml:space="preserve">of </w:t>
      </w:r>
      <w:del w:id="336" w:author="Author" w:date="2017-02-01T15:06:00Z">
        <w:r w:rsidDel="00362E96">
          <w:delText xml:space="preserve">chignecto </w:delText>
        </w:r>
      </w:del>
      <w:ins w:id="337" w:author="Author" w:date="2017-02-01T15:06:00Z">
        <w:r w:rsidR="00362E96">
          <w:t xml:space="preserve">Chignecto </w:t>
        </w:r>
      </w:ins>
      <w:r>
        <w:t xml:space="preserve">region, eastern </w:t>
      </w:r>
      <w:del w:id="338" w:author="Author" w:date="2017-02-01T15:06:00Z">
        <w:r w:rsidDel="00362E96">
          <w:delText>canada</w:delText>
        </w:r>
      </w:del>
      <w:ins w:id="339" w:author="Author" w:date="2017-02-01T15:06:00Z">
        <w:r w:rsidR="00362E96">
          <w:t>Canada</w:t>
        </w:r>
      </w:ins>
      <w:r>
        <w:t>. M.Sc. Thesis, Acadia University</w:t>
      </w:r>
    </w:p>
    <w:p w14:paraId="3CFC2CB2" w14:textId="387FA751" w:rsidR="008B250D" w:rsidRDefault="009875A8">
      <w:pPr>
        <w:pStyle w:val="Bibliography"/>
      </w:pPr>
      <w:r>
        <w:t xml:space="preserve">Wickham H, Chang W, RStudio (2016) Ggplot2: An implementation of the grammar of graphics. </w:t>
      </w:r>
      <w:r w:rsidR="004A076C">
        <w:t>R Package version 2.1.0</w:t>
      </w:r>
    </w:p>
    <w:p w14:paraId="314B82CE" w14:textId="5989498B" w:rsidR="008B250D" w:rsidRDefault="009875A8">
      <w:pPr>
        <w:pStyle w:val="Bibliography"/>
      </w:pPr>
      <w:r>
        <w:t xml:space="preserve">Wickham H, Francois R (2016) Dplyr: A grammar of data manipulation. </w:t>
      </w:r>
      <w:r w:rsidR="004A076C">
        <w:t>R Package version 0.4.3</w:t>
      </w:r>
    </w:p>
    <w:p w14:paraId="38E5E005" w14:textId="7CE93D01" w:rsidR="008B250D" w:rsidRDefault="009875A8">
      <w:pPr>
        <w:pStyle w:val="Bibliography"/>
      </w:pPr>
      <w:r>
        <w:t xml:space="preserve">Wright HE (1993) Core compression. Limnol Oceanogr 38:699–701. doi: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485F9" w14:textId="77777777" w:rsidR="00E00FB9" w:rsidRDefault="00E00FB9">
      <w:pPr>
        <w:spacing w:after="0"/>
      </w:pPr>
      <w:r>
        <w:separator/>
      </w:r>
    </w:p>
  </w:endnote>
  <w:endnote w:type="continuationSeparator" w:id="0">
    <w:p w14:paraId="4EDF4FFE" w14:textId="77777777" w:rsidR="00E00FB9" w:rsidRDefault="00E00F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8AF2C" w14:textId="77777777" w:rsidR="00E00FB9" w:rsidRDefault="00E00FB9">
      <w:r>
        <w:separator/>
      </w:r>
    </w:p>
  </w:footnote>
  <w:footnote w:type="continuationSeparator" w:id="0">
    <w:p w14:paraId="080FA94C" w14:textId="77777777" w:rsidR="00E00FB9" w:rsidRDefault="00E00F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47591"/>
    <w:rsid w:val="00084501"/>
    <w:rsid w:val="000F36A4"/>
    <w:rsid w:val="0010033C"/>
    <w:rsid w:val="001250A7"/>
    <w:rsid w:val="00136848"/>
    <w:rsid w:val="00140594"/>
    <w:rsid w:val="00170AC3"/>
    <w:rsid w:val="00186263"/>
    <w:rsid w:val="001D46D7"/>
    <w:rsid w:val="002A2354"/>
    <w:rsid w:val="002C6CE3"/>
    <w:rsid w:val="00310378"/>
    <w:rsid w:val="00317F5D"/>
    <w:rsid w:val="00362E96"/>
    <w:rsid w:val="00386A92"/>
    <w:rsid w:val="003A560E"/>
    <w:rsid w:val="003B3517"/>
    <w:rsid w:val="00431A36"/>
    <w:rsid w:val="004A076C"/>
    <w:rsid w:val="004E29B3"/>
    <w:rsid w:val="005144A6"/>
    <w:rsid w:val="00522AB7"/>
    <w:rsid w:val="005464BD"/>
    <w:rsid w:val="0055696C"/>
    <w:rsid w:val="00590D07"/>
    <w:rsid w:val="005A3279"/>
    <w:rsid w:val="006249BC"/>
    <w:rsid w:val="00662282"/>
    <w:rsid w:val="00744B94"/>
    <w:rsid w:val="007746CE"/>
    <w:rsid w:val="0078207F"/>
    <w:rsid w:val="00784D58"/>
    <w:rsid w:val="007E246D"/>
    <w:rsid w:val="00823E49"/>
    <w:rsid w:val="00825A7F"/>
    <w:rsid w:val="00851A6B"/>
    <w:rsid w:val="008B250D"/>
    <w:rsid w:val="008D6863"/>
    <w:rsid w:val="008E4229"/>
    <w:rsid w:val="00913F3F"/>
    <w:rsid w:val="009200FF"/>
    <w:rsid w:val="00927369"/>
    <w:rsid w:val="00952AEB"/>
    <w:rsid w:val="00964F52"/>
    <w:rsid w:val="009875A8"/>
    <w:rsid w:val="00987A39"/>
    <w:rsid w:val="009D246D"/>
    <w:rsid w:val="009D3CD2"/>
    <w:rsid w:val="009E48D0"/>
    <w:rsid w:val="009E54DD"/>
    <w:rsid w:val="009F0F54"/>
    <w:rsid w:val="00AF100B"/>
    <w:rsid w:val="00B726B6"/>
    <w:rsid w:val="00B86B75"/>
    <w:rsid w:val="00BC48D5"/>
    <w:rsid w:val="00BF7A94"/>
    <w:rsid w:val="00C11A05"/>
    <w:rsid w:val="00C122C6"/>
    <w:rsid w:val="00C36279"/>
    <w:rsid w:val="00C921D8"/>
    <w:rsid w:val="00CA67B9"/>
    <w:rsid w:val="00CC4F70"/>
    <w:rsid w:val="00CD2B44"/>
    <w:rsid w:val="00D45A9F"/>
    <w:rsid w:val="00E00FB9"/>
    <w:rsid w:val="00E109B2"/>
    <w:rsid w:val="00E315A3"/>
    <w:rsid w:val="00EB6C14"/>
    <w:rsid w:val="00F71ABC"/>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9" w:semiHidden="1" w:unhideWhenUsed="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2820</Words>
  <Characters>16075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Manager/>
  <Company/>
  <LinksUpToDate>false</LinksUpToDate>
  <CharactersWithSpaces>18858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
  <cp:lastModifiedBy/>
  <cp:revision>1</cp:revision>
  <dcterms:created xsi:type="dcterms:W3CDTF">2017-02-01T20:16:00Z</dcterms:created>
  <dcterms:modified xsi:type="dcterms:W3CDTF">2017-02-01T20:16:00Z</dcterms:modified>
</cp:coreProperties>
</file>